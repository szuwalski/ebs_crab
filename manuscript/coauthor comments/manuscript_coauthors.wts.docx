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1F25A" w14:textId="77CFFE49" w:rsidR="00F6298C" w:rsidRPr="00057506" w:rsidRDefault="00F6298C" w:rsidP="004A3010">
      <w:pPr>
        <w:jc w:val="both"/>
        <w:rPr>
          <w:rFonts w:ascii="Times New Roman" w:hAnsi="Times New Roman" w:cs="Times New Roman"/>
          <w:b/>
          <w:sz w:val="28"/>
        </w:rPr>
      </w:pPr>
      <w:r w:rsidRPr="00057506">
        <w:rPr>
          <w:rFonts w:ascii="Times New Roman" w:hAnsi="Times New Roman" w:cs="Times New Roman"/>
          <w:b/>
          <w:sz w:val="28"/>
        </w:rPr>
        <w:t xml:space="preserve">Mortality events </w:t>
      </w:r>
      <w:r w:rsidR="005F128F">
        <w:rPr>
          <w:rFonts w:ascii="Times New Roman" w:hAnsi="Times New Roman" w:cs="Times New Roman"/>
          <w:b/>
          <w:sz w:val="28"/>
        </w:rPr>
        <w:t xml:space="preserve">are important </w:t>
      </w:r>
      <w:r w:rsidRPr="00057506">
        <w:rPr>
          <w:rFonts w:ascii="Times New Roman" w:hAnsi="Times New Roman" w:cs="Times New Roman"/>
          <w:b/>
          <w:sz w:val="28"/>
        </w:rPr>
        <w:t>drive</w:t>
      </w:r>
      <w:r w:rsidR="005F128F">
        <w:rPr>
          <w:rFonts w:ascii="Times New Roman" w:hAnsi="Times New Roman" w:cs="Times New Roman"/>
          <w:b/>
          <w:sz w:val="28"/>
        </w:rPr>
        <w:t>rs of</w:t>
      </w:r>
      <w:r w:rsidRPr="00057506">
        <w:rPr>
          <w:rFonts w:ascii="Times New Roman" w:hAnsi="Times New Roman" w:cs="Times New Roman"/>
          <w:b/>
          <w:sz w:val="28"/>
        </w:rPr>
        <w:t xml:space="preserve"> Bering Sea crab populations</w:t>
      </w:r>
    </w:p>
    <w:p w14:paraId="1556755D" w14:textId="53C914CA" w:rsidR="00FB15C3" w:rsidRPr="00057506" w:rsidRDefault="00A436EC" w:rsidP="004A3010">
      <w:pPr>
        <w:jc w:val="both"/>
        <w:rPr>
          <w:rFonts w:ascii="Times New Roman" w:hAnsi="Times New Roman" w:cs="Times New Roman"/>
        </w:rPr>
      </w:pPr>
      <w:r w:rsidRPr="00057506">
        <w:rPr>
          <w:rFonts w:ascii="Times New Roman" w:hAnsi="Times New Roman" w:cs="Times New Roman"/>
        </w:rPr>
        <w:t>Cody Szuwalski</w:t>
      </w:r>
      <w:r w:rsidRPr="00057506">
        <w:rPr>
          <w:rFonts w:ascii="Times New Roman" w:hAnsi="Times New Roman" w:cs="Times New Roman"/>
          <w:vertAlign w:val="superscript"/>
        </w:rPr>
        <w:t>1,2</w:t>
      </w:r>
      <w:r w:rsidRPr="00057506">
        <w:rPr>
          <w:rFonts w:ascii="Times New Roman" w:hAnsi="Times New Roman" w:cs="Times New Roman"/>
        </w:rPr>
        <w:t xml:space="preserve"> other authors to come</w:t>
      </w:r>
    </w:p>
    <w:p w14:paraId="2FC8B2AA" w14:textId="78FA4D26" w:rsidR="00A436EC" w:rsidRPr="00057506" w:rsidRDefault="00A436EC" w:rsidP="00D07DC3">
      <w:pPr>
        <w:spacing w:after="0"/>
        <w:jc w:val="both"/>
        <w:rPr>
          <w:rFonts w:ascii="Times New Roman" w:hAnsi="Times New Roman" w:cs="Times New Roman"/>
        </w:rPr>
      </w:pPr>
      <w:r w:rsidRPr="00057506">
        <w:rPr>
          <w:rFonts w:ascii="Times New Roman" w:hAnsi="Times New Roman" w:cs="Times New Roman"/>
          <w:vertAlign w:val="superscript"/>
        </w:rPr>
        <w:t>1</w:t>
      </w:r>
      <w:r w:rsidRPr="00057506">
        <w:rPr>
          <w:rFonts w:ascii="Times New Roman" w:hAnsi="Times New Roman" w:cs="Times New Roman"/>
        </w:rPr>
        <w:t>National Oceanic and Atmospheric Administration, Alaska Fisheries Science Center, Seattle, W</w:t>
      </w:r>
    </w:p>
    <w:p w14:paraId="356EAE01" w14:textId="154D547A" w:rsidR="00A436EC" w:rsidRPr="00057506" w:rsidRDefault="00A436EC" w:rsidP="00D07DC3">
      <w:pPr>
        <w:spacing w:after="0"/>
        <w:jc w:val="both"/>
        <w:rPr>
          <w:rFonts w:ascii="Times New Roman" w:hAnsi="Times New Roman" w:cs="Times New Roman"/>
          <w:b/>
        </w:rPr>
      </w:pPr>
      <w:r w:rsidRPr="00057506">
        <w:rPr>
          <w:rFonts w:ascii="Times New Roman" w:hAnsi="Times New Roman" w:cs="Times New Roman"/>
          <w:vertAlign w:val="superscript"/>
        </w:rPr>
        <w:t>2</w:t>
      </w:r>
      <w:r w:rsidRPr="00057506">
        <w:rPr>
          <w:rFonts w:ascii="Times New Roman" w:hAnsi="Times New Roman" w:cs="Times New Roman"/>
        </w:rPr>
        <w:t>University of Washington, School of Aquatic and Fishery Sciences, Seattle, WA</w:t>
      </w:r>
    </w:p>
    <w:p w14:paraId="237729C0" w14:textId="77777777" w:rsidR="00A436EC" w:rsidRPr="00057506" w:rsidRDefault="00A436EC" w:rsidP="004A3010">
      <w:pPr>
        <w:jc w:val="both"/>
        <w:rPr>
          <w:rFonts w:ascii="Times New Roman" w:hAnsi="Times New Roman" w:cs="Times New Roman"/>
          <w:b/>
        </w:rPr>
      </w:pPr>
    </w:p>
    <w:p w14:paraId="3413049C" w14:textId="18DAFAE3" w:rsidR="00CC00F3" w:rsidRPr="00057506" w:rsidRDefault="002022B1" w:rsidP="004A3010">
      <w:pPr>
        <w:jc w:val="both"/>
        <w:rPr>
          <w:rFonts w:ascii="Times New Roman" w:hAnsi="Times New Roman" w:cs="Times New Roman"/>
          <w:b/>
        </w:rPr>
      </w:pPr>
      <w:r w:rsidRPr="00057506">
        <w:rPr>
          <w:rFonts w:ascii="Times New Roman" w:hAnsi="Times New Roman" w:cs="Times New Roman"/>
          <w:b/>
        </w:rPr>
        <w:t>Abstract</w:t>
      </w:r>
    </w:p>
    <w:p w14:paraId="58A4AA77" w14:textId="657F61A1" w:rsidR="006467F6" w:rsidRPr="00057506" w:rsidRDefault="00CC00F3" w:rsidP="004A3010">
      <w:pPr>
        <w:jc w:val="both"/>
        <w:rPr>
          <w:rFonts w:ascii="Times New Roman" w:hAnsi="Times New Roman" w:cs="Times New Roman"/>
        </w:rPr>
      </w:pPr>
      <w:r w:rsidRPr="00057506">
        <w:rPr>
          <w:rFonts w:ascii="Times New Roman" w:hAnsi="Times New Roman" w:cs="Times New Roman"/>
        </w:rPr>
        <w:t xml:space="preserve">Crab are some of the most abundant species in the Bering Sea and support fisheries </w:t>
      </w:r>
      <w:r w:rsidR="00AF5B76" w:rsidRPr="00057506">
        <w:rPr>
          <w:rFonts w:ascii="Times New Roman" w:hAnsi="Times New Roman" w:cs="Times New Roman"/>
        </w:rPr>
        <w:t xml:space="preserve">historically </w:t>
      </w:r>
      <w:r w:rsidRPr="00057506">
        <w:rPr>
          <w:rFonts w:ascii="Times New Roman" w:hAnsi="Times New Roman" w:cs="Times New Roman"/>
        </w:rPr>
        <w:t xml:space="preserve">valued </w:t>
      </w:r>
      <w:r w:rsidR="00AF5B76" w:rsidRPr="00057506">
        <w:rPr>
          <w:rFonts w:ascii="Times New Roman" w:hAnsi="Times New Roman" w:cs="Times New Roman"/>
        </w:rPr>
        <w:t xml:space="preserve">at </w:t>
      </w:r>
      <w:r w:rsidRPr="00057506">
        <w:rPr>
          <w:rFonts w:ascii="Times New Roman" w:hAnsi="Times New Roman" w:cs="Times New Roman"/>
        </w:rPr>
        <w:t>over $</w:t>
      </w:r>
      <w:r w:rsidR="00AF5B76" w:rsidRPr="00057506">
        <w:rPr>
          <w:rFonts w:ascii="Times New Roman" w:hAnsi="Times New Roman" w:cs="Times New Roman"/>
        </w:rPr>
        <w:t>300</w:t>
      </w:r>
      <w:r w:rsidR="00FF0051" w:rsidRPr="00057506">
        <w:rPr>
          <w:rFonts w:ascii="Times New Roman" w:hAnsi="Times New Roman" w:cs="Times New Roman"/>
        </w:rPr>
        <w:t xml:space="preserve"> million ex-vessel</w:t>
      </w:r>
      <w:r w:rsidR="00AF5B76" w:rsidRPr="00057506">
        <w:rPr>
          <w:rFonts w:ascii="Times New Roman" w:hAnsi="Times New Roman" w:cs="Times New Roman"/>
        </w:rPr>
        <w:t xml:space="preserve"> per year</w:t>
      </w:r>
      <w:r w:rsidR="00FF0051" w:rsidRPr="00057506">
        <w:rPr>
          <w:rFonts w:ascii="Times New Roman" w:hAnsi="Times New Roman" w:cs="Times New Roman"/>
        </w:rPr>
        <w:t>. Boom and bust dynamics</w:t>
      </w:r>
      <w:r w:rsidR="002A2194">
        <w:rPr>
          <w:rFonts w:ascii="Times New Roman" w:hAnsi="Times New Roman" w:cs="Times New Roman"/>
        </w:rPr>
        <w:t xml:space="preserve"> are common </w:t>
      </w:r>
      <w:r w:rsidR="00A27246" w:rsidRPr="00057506">
        <w:rPr>
          <w:rFonts w:ascii="Times New Roman" w:hAnsi="Times New Roman" w:cs="Times New Roman"/>
        </w:rPr>
        <w:t xml:space="preserve">and </w:t>
      </w:r>
      <w:r w:rsidR="00EE2D39">
        <w:rPr>
          <w:rFonts w:ascii="Times New Roman" w:hAnsi="Times New Roman" w:cs="Times New Roman"/>
        </w:rPr>
        <w:t>have produced fisheries closures for several stocks. W</w:t>
      </w:r>
      <w:r w:rsidR="006467F6" w:rsidRPr="00057506">
        <w:rPr>
          <w:rFonts w:ascii="Times New Roman" w:hAnsi="Times New Roman" w:cs="Times New Roman"/>
        </w:rPr>
        <w:t>e</w:t>
      </w:r>
      <w:r w:rsidR="00FF3E3E" w:rsidRPr="00057506">
        <w:rPr>
          <w:rFonts w:ascii="Times New Roman" w:hAnsi="Times New Roman" w:cs="Times New Roman"/>
        </w:rPr>
        <w:t xml:space="preserve"> </w:t>
      </w:r>
      <w:r w:rsidR="004A3010" w:rsidRPr="00057506">
        <w:rPr>
          <w:rFonts w:ascii="Times New Roman" w:hAnsi="Times New Roman" w:cs="Times New Roman"/>
        </w:rPr>
        <w:t>use population dynamics models to identify drivers of change</w:t>
      </w:r>
      <w:r w:rsidR="003D2CC4" w:rsidRPr="00057506">
        <w:rPr>
          <w:rFonts w:ascii="Times New Roman" w:hAnsi="Times New Roman" w:cs="Times New Roman"/>
        </w:rPr>
        <w:t xml:space="preserve"> for six crab populations in the Bering Sea</w:t>
      </w:r>
      <w:r w:rsidR="004A3010" w:rsidRPr="00057506">
        <w:rPr>
          <w:rFonts w:ascii="Times New Roman" w:hAnsi="Times New Roman" w:cs="Times New Roman"/>
        </w:rPr>
        <w:t xml:space="preserve">. </w:t>
      </w:r>
      <w:r w:rsidR="002B2B90" w:rsidRPr="00057506">
        <w:rPr>
          <w:rFonts w:ascii="Times New Roman" w:hAnsi="Times New Roman" w:cs="Times New Roman"/>
        </w:rPr>
        <w:t xml:space="preserve">Most </w:t>
      </w:r>
      <w:r w:rsidR="00E445BE" w:rsidRPr="00057506">
        <w:rPr>
          <w:rFonts w:ascii="Times New Roman" w:hAnsi="Times New Roman" w:cs="Times New Roman"/>
        </w:rPr>
        <w:t>population</w:t>
      </w:r>
      <w:r w:rsidR="007E22CC">
        <w:rPr>
          <w:rFonts w:ascii="Times New Roman" w:hAnsi="Times New Roman" w:cs="Times New Roman"/>
        </w:rPr>
        <w:t>-wide</w:t>
      </w:r>
      <w:r w:rsidR="00E445BE" w:rsidRPr="00057506">
        <w:rPr>
          <w:rFonts w:ascii="Times New Roman" w:hAnsi="Times New Roman" w:cs="Times New Roman"/>
        </w:rPr>
        <w:t xml:space="preserve"> </w:t>
      </w:r>
      <w:r w:rsidR="00087277" w:rsidRPr="00057506">
        <w:rPr>
          <w:rFonts w:ascii="Times New Roman" w:hAnsi="Times New Roman" w:cs="Times New Roman"/>
        </w:rPr>
        <w:t>declines</w:t>
      </w:r>
      <w:r w:rsidR="00E445BE" w:rsidRPr="00057506">
        <w:rPr>
          <w:rFonts w:ascii="Times New Roman" w:hAnsi="Times New Roman" w:cs="Times New Roman"/>
        </w:rPr>
        <w:t xml:space="preserve"> </w:t>
      </w:r>
      <w:r w:rsidR="002B2B90" w:rsidRPr="00057506">
        <w:rPr>
          <w:rFonts w:ascii="Times New Roman" w:hAnsi="Times New Roman" w:cs="Times New Roman"/>
        </w:rPr>
        <w:t>appear</w:t>
      </w:r>
      <w:r w:rsidR="00C31C38" w:rsidRPr="00057506">
        <w:rPr>
          <w:rFonts w:ascii="Times New Roman" w:hAnsi="Times New Roman" w:cs="Times New Roman"/>
        </w:rPr>
        <w:t xml:space="preserve"> </w:t>
      </w:r>
      <w:r w:rsidR="00F40EF1" w:rsidRPr="00057506">
        <w:rPr>
          <w:rFonts w:ascii="Times New Roman" w:hAnsi="Times New Roman" w:cs="Times New Roman"/>
        </w:rPr>
        <w:t>unrelated to crab fisheries</w:t>
      </w:r>
      <w:r w:rsidR="007E22CC">
        <w:rPr>
          <w:rFonts w:ascii="Times New Roman" w:hAnsi="Times New Roman" w:cs="Times New Roman"/>
        </w:rPr>
        <w:t xml:space="preserve">, but fisheries have large impacts on the </w:t>
      </w:r>
      <w:r w:rsidR="00A8131B">
        <w:rPr>
          <w:rFonts w:ascii="Times New Roman" w:hAnsi="Times New Roman" w:cs="Times New Roman"/>
        </w:rPr>
        <w:t xml:space="preserve">small </w:t>
      </w:r>
      <w:r w:rsidR="007E22CC">
        <w:rPr>
          <w:rFonts w:ascii="Times New Roman" w:hAnsi="Times New Roman" w:cs="Times New Roman"/>
        </w:rPr>
        <w:t>fraction of the population harvested. R</w:t>
      </w:r>
      <w:r w:rsidR="00A92FC0" w:rsidRPr="00057506">
        <w:rPr>
          <w:rFonts w:ascii="Times New Roman" w:hAnsi="Times New Roman" w:cs="Times New Roman"/>
        </w:rPr>
        <w:t xml:space="preserve">ecruitment variability and </w:t>
      </w:r>
      <w:r w:rsidR="00561ACE" w:rsidRPr="00057506">
        <w:rPr>
          <w:rFonts w:ascii="Times New Roman" w:hAnsi="Times New Roman" w:cs="Times New Roman"/>
        </w:rPr>
        <w:t>episodic mortality are key drivers</w:t>
      </w:r>
      <w:r w:rsidR="007E22CC">
        <w:rPr>
          <w:rFonts w:ascii="Times New Roman" w:hAnsi="Times New Roman" w:cs="Times New Roman"/>
        </w:rPr>
        <w:t xml:space="preserve"> of change; d</w:t>
      </w:r>
      <w:r w:rsidR="00910D7F">
        <w:rPr>
          <w:rFonts w:ascii="Times New Roman" w:hAnsi="Times New Roman" w:cs="Times New Roman"/>
        </w:rPr>
        <w:t>ensity-dependence</w:t>
      </w:r>
      <w:r w:rsidR="00C31C38" w:rsidRPr="00057506">
        <w:rPr>
          <w:rFonts w:ascii="Times New Roman" w:hAnsi="Times New Roman" w:cs="Times New Roman"/>
        </w:rPr>
        <w:t xml:space="preserve">, </w:t>
      </w:r>
      <w:commentRangeStart w:id="0"/>
      <w:r w:rsidR="00815F3B">
        <w:rPr>
          <w:rFonts w:ascii="Times New Roman" w:hAnsi="Times New Roman" w:cs="Times New Roman"/>
        </w:rPr>
        <w:t>ice,</w:t>
      </w:r>
      <w:commentRangeEnd w:id="0"/>
      <w:r w:rsidR="004F0EA8">
        <w:rPr>
          <w:rStyle w:val="CommentReference"/>
        </w:rPr>
        <w:commentReference w:id="0"/>
      </w:r>
      <w:r w:rsidR="00815F3B">
        <w:rPr>
          <w:rFonts w:ascii="Times New Roman" w:hAnsi="Times New Roman" w:cs="Times New Roman"/>
        </w:rPr>
        <w:t xml:space="preserve"> </w:t>
      </w:r>
      <w:commentRangeStart w:id="1"/>
      <w:r w:rsidR="00815F3B">
        <w:rPr>
          <w:rFonts w:ascii="Times New Roman" w:hAnsi="Times New Roman" w:cs="Times New Roman"/>
        </w:rPr>
        <w:t>size</w:t>
      </w:r>
      <w:commentRangeEnd w:id="1"/>
      <w:r w:rsidR="004F0EA8">
        <w:rPr>
          <w:rStyle w:val="CommentReference"/>
        </w:rPr>
        <w:commentReference w:id="1"/>
      </w:r>
      <w:r w:rsidR="00815F3B">
        <w:rPr>
          <w:rFonts w:ascii="Times New Roman" w:hAnsi="Times New Roman" w:cs="Times New Roman"/>
        </w:rPr>
        <w:t xml:space="preserve">, and </w:t>
      </w:r>
      <w:r w:rsidR="00C31C38" w:rsidRPr="00057506">
        <w:rPr>
          <w:rFonts w:ascii="Times New Roman" w:hAnsi="Times New Roman" w:cs="Times New Roman"/>
        </w:rPr>
        <w:t xml:space="preserve">temperature explain </w:t>
      </w:r>
      <w:r w:rsidR="00F40EF1" w:rsidRPr="00057506">
        <w:rPr>
          <w:rFonts w:ascii="Times New Roman" w:hAnsi="Times New Roman" w:cs="Times New Roman"/>
        </w:rPr>
        <w:t xml:space="preserve">a significant portion </w:t>
      </w:r>
      <w:r w:rsidR="00C31C38" w:rsidRPr="00057506">
        <w:rPr>
          <w:rFonts w:ascii="Times New Roman" w:hAnsi="Times New Roman" w:cs="Times New Roman"/>
        </w:rPr>
        <w:t>of the variability in mortality</w:t>
      </w:r>
      <w:r w:rsidR="006F718E" w:rsidRPr="00057506">
        <w:rPr>
          <w:rFonts w:ascii="Times New Roman" w:hAnsi="Times New Roman" w:cs="Times New Roman"/>
        </w:rPr>
        <w:t xml:space="preserve"> for </w:t>
      </w:r>
      <w:r w:rsidR="00957639">
        <w:rPr>
          <w:rFonts w:ascii="Times New Roman" w:hAnsi="Times New Roman" w:cs="Times New Roman"/>
        </w:rPr>
        <w:t>Bering Sea crab</w:t>
      </w:r>
      <w:r w:rsidR="00C31C38" w:rsidRPr="00057506">
        <w:rPr>
          <w:rFonts w:ascii="Times New Roman" w:hAnsi="Times New Roman" w:cs="Times New Roman"/>
        </w:rPr>
        <w:t>.</w:t>
      </w:r>
      <w:r w:rsidR="007E22CC">
        <w:rPr>
          <w:rFonts w:ascii="Times New Roman" w:hAnsi="Times New Roman" w:cs="Times New Roman"/>
        </w:rPr>
        <w:t xml:space="preserve"> </w:t>
      </w:r>
      <w:r w:rsidR="00E21B4E" w:rsidRPr="00057506">
        <w:rPr>
          <w:rFonts w:ascii="Times New Roman" w:hAnsi="Times New Roman" w:cs="Times New Roman"/>
        </w:rPr>
        <w:t xml:space="preserve">Incorporating </w:t>
      </w:r>
      <w:r w:rsidR="00EE2D39">
        <w:rPr>
          <w:rFonts w:ascii="Times New Roman" w:hAnsi="Times New Roman" w:cs="Times New Roman"/>
        </w:rPr>
        <w:t>variable mortality</w:t>
      </w:r>
      <w:r w:rsidR="00E21B4E" w:rsidRPr="00057506">
        <w:rPr>
          <w:rFonts w:ascii="Times New Roman" w:hAnsi="Times New Roman" w:cs="Times New Roman"/>
        </w:rPr>
        <w:t xml:space="preserve"> into management </w:t>
      </w:r>
      <w:r w:rsidR="00D42DDE" w:rsidRPr="00057506">
        <w:rPr>
          <w:rFonts w:ascii="Times New Roman" w:hAnsi="Times New Roman" w:cs="Times New Roman"/>
        </w:rPr>
        <w:t>projections</w:t>
      </w:r>
      <w:r w:rsidR="00E21B4E" w:rsidRPr="00057506">
        <w:rPr>
          <w:rFonts w:ascii="Times New Roman" w:hAnsi="Times New Roman" w:cs="Times New Roman"/>
        </w:rPr>
        <w:t xml:space="preserve"> lowers expected yields and </w:t>
      </w:r>
      <w:r w:rsidR="00F40EF1" w:rsidRPr="00057506">
        <w:rPr>
          <w:rFonts w:ascii="Times New Roman" w:hAnsi="Times New Roman" w:cs="Times New Roman"/>
        </w:rPr>
        <w:t>biomasses</w:t>
      </w:r>
      <w:r w:rsidR="00E21B4E" w:rsidRPr="00057506">
        <w:rPr>
          <w:rFonts w:ascii="Times New Roman" w:hAnsi="Times New Roman" w:cs="Times New Roman"/>
        </w:rPr>
        <w:t>.</w:t>
      </w:r>
      <w:r w:rsidR="00B21FD6" w:rsidRPr="00057506">
        <w:rPr>
          <w:rFonts w:ascii="Times New Roman" w:hAnsi="Times New Roman" w:cs="Times New Roman"/>
        </w:rPr>
        <w:t xml:space="preserve"> Our results </w:t>
      </w:r>
      <w:r w:rsidR="006F718E" w:rsidRPr="00057506">
        <w:rPr>
          <w:rFonts w:ascii="Times New Roman" w:hAnsi="Times New Roman" w:cs="Times New Roman"/>
        </w:rPr>
        <w:t>underscore the</w:t>
      </w:r>
      <w:r w:rsidR="00B21FD6" w:rsidRPr="00057506">
        <w:rPr>
          <w:rFonts w:ascii="Times New Roman" w:hAnsi="Times New Roman" w:cs="Times New Roman"/>
        </w:rPr>
        <w:t xml:space="preserve"> need </w:t>
      </w:r>
      <w:r w:rsidR="0039408A" w:rsidRPr="00057506">
        <w:rPr>
          <w:rFonts w:ascii="Times New Roman" w:hAnsi="Times New Roman" w:cs="Times New Roman"/>
        </w:rPr>
        <w:t xml:space="preserve">to model </w:t>
      </w:r>
      <w:r w:rsidR="006F718E" w:rsidRPr="00057506">
        <w:rPr>
          <w:rFonts w:ascii="Times New Roman" w:hAnsi="Times New Roman" w:cs="Times New Roman"/>
        </w:rPr>
        <w:t>historical and future mortality</w:t>
      </w:r>
      <w:r w:rsidR="009F0966">
        <w:rPr>
          <w:rFonts w:ascii="Times New Roman" w:hAnsi="Times New Roman" w:cs="Times New Roman"/>
        </w:rPr>
        <w:t xml:space="preserve"> events</w:t>
      </w:r>
      <w:r w:rsidR="006F718E" w:rsidRPr="00057506">
        <w:rPr>
          <w:rFonts w:ascii="Times New Roman" w:hAnsi="Times New Roman" w:cs="Times New Roman"/>
        </w:rPr>
        <w:t xml:space="preserve"> </w:t>
      </w:r>
      <w:r w:rsidR="00B21FD6" w:rsidRPr="00057506">
        <w:rPr>
          <w:rFonts w:ascii="Times New Roman" w:hAnsi="Times New Roman" w:cs="Times New Roman"/>
        </w:rPr>
        <w:t>in fisheries management</w:t>
      </w:r>
      <w:r w:rsidR="00A71CBF" w:rsidRPr="00057506">
        <w:rPr>
          <w:rFonts w:ascii="Times New Roman" w:hAnsi="Times New Roman" w:cs="Times New Roman"/>
        </w:rPr>
        <w:t xml:space="preserve"> </w:t>
      </w:r>
      <w:r w:rsidR="009F0966">
        <w:rPr>
          <w:rFonts w:ascii="Times New Roman" w:hAnsi="Times New Roman" w:cs="Times New Roman"/>
        </w:rPr>
        <w:t xml:space="preserve">and </w:t>
      </w:r>
      <w:ins w:id="2" w:author="William Stockhausen" w:date="2025-12-01T10:41:00Z" w16du:dateUtc="2025-12-01T18:41:00Z">
        <w:r w:rsidR="004F0EA8">
          <w:rPr>
            <w:rFonts w:ascii="Times New Roman" w:hAnsi="Times New Roman" w:cs="Times New Roman"/>
          </w:rPr>
          <w:t xml:space="preserve">to </w:t>
        </w:r>
      </w:ins>
      <w:r w:rsidR="009F0966">
        <w:rPr>
          <w:rFonts w:ascii="Times New Roman" w:hAnsi="Times New Roman" w:cs="Times New Roman"/>
        </w:rPr>
        <w:t>attempt to understand their drivers</w:t>
      </w:r>
      <w:r w:rsidR="00D63AB1" w:rsidRPr="00057506">
        <w:rPr>
          <w:rFonts w:ascii="Times New Roman" w:hAnsi="Times New Roman" w:cs="Times New Roman"/>
        </w:rPr>
        <w:t xml:space="preserve">, </w:t>
      </w:r>
      <w:proofErr w:type="gramStart"/>
      <w:r w:rsidR="00D63AB1" w:rsidRPr="00057506">
        <w:rPr>
          <w:rFonts w:ascii="Times New Roman" w:hAnsi="Times New Roman" w:cs="Times New Roman"/>
        </w:rPr>
        <w:t>in spite of</w:t>
      </w:r>
      <w:proofErr w:type="gramEnd"/>
      <w:r w:rsidR="00D63AB1" w:rsidRPr="00057506">
        <w:rPr>
          <w:rFonts w:ascii="Times New Roman" w:hAnsi="Times New Roman" w:cs="Times New Roman"/>
        </w:rPr>
        <w:t xml:space="preserve"> the complications to traditional management </w:t>
      </w:r>
      <w:r w:rsidR="00327EB0" w:rsidRPr="00057506">
        <w:rPr>
          <w:rFonts w:ascii="Times New Roman" w:hAnsi="Times New Roman" w:cs="Times New Roman"/>
        </w:rPr>
        <w:t xml:space="preserve">strategies </w:t>
      </w:r>
      <w:r w:rsidR="00D63AB1" w:rsidRPr="00057506">
        <w:rPr>
          <w:rFonts w:ascii="Times New Roman" w:hAnsi="Times New Roman" w:cs="Times New Roman"/>
        </w:rPr>
        <w:t>it</w:t>
      </w:r>
      <w:r w:rsidR="00327EB0" w:rsidRPr="00057506">
        <w:rPr>
          <w:rFonts w:ascii="Times New Roman" w:hAnsi="Times New Roman" w:cs="Times New Roman"/>
        </w:rPr>
        <w:t xml:space="preserve"> can</w:t>
      </w:r>
      <w:r w:rsidR="00D63AB1" w:rsidRPr="00057506">
        <w:rPr>
          <w:rFonts w:ascii="Times New Roman" w:hAnsi="Times New Roman" w:cs="Times New Roman"/>
        </w:rPr>
        <w:t xml:space="preserve"> present</w:t>
      </w:r>
      <w:r w:rsidR="00B21FD6" w:rsidRPr="00057506">
        <w:rPr>
          <w:rFonts w:ascii="Times New Roman" w:hAnsi="Times New Roman" w:cs="Times New Roman"/>
        </w:rPr>
        <w:t>.</w:t>
      </w:r>
    </w:p>
    <w:p w14:paraId="402C703F" w14:textId="77777777" w:rsidR="006467F6" w:rsidRPr="00057506" w:rsidRDefault="006467F6" w:rsidP="004A3010">
      <w:pPr>
        <w:jc w:val="both"/>
        <w:rPr>
          <w:rFonts w:ascii="Times New Roman" w:hAnsi="Times New Roman" w:cs="Times New Roman"/>
        </w:rPr>
      </w:pPr>
    </w:p>
    <w:p w14:paraId="0C280098" w14:textId="1F46AF0D" w:rsidR="00D07DC3" w:rsidRPr="00057506" w:rsidRDefault="00BA4928" w:rsidP="004A3010">
      <w:pPr>
        <w:jc w:val="both"/>
        <w:rPr>
          <w:rFonts w:ascii="Times New Roman" w:hAnsi="Times New Roman" w:cs="Times New Roman"/>
          <w:b/>
        </w:rPr>
      </w:pPr>
      <w:r w:rsidRPr="00057506">
        <w:rPr>
          <w:rFonts w:ascii="Times New Roman" w:hAnsi="Times New Roman" w:cs="Times New Roman"/>
          <w:b/>
        </w:rPr>
        <w:t>Body</w:t>
      </w:r>
    </w:p>
    <w:p w14:paraId="18EE6CCE" w14:textId="6F3E46BE" w:rsidR="005722D4" w:rsidRPr="00057506" w:rsidRDefault="00D9054E" w:rsidP="004A3010">
      <w:pPr>
        <w:jc w:val="both"/>
        <w:rPr>
          <w:rFonts w:ascii="Times New Roman" w:hAnsi="Times New Roman" w:cs="Times New Roman"/>
        </w:rPr>
      </w:pPr>
      <w:r w:rsidRPr="00057506">
        <w:rPr>
          <w:rFonts w:ascii="Times New Roman" w:hAnsi="Times New Roman" w:cs="Times New Roman"/>
        </w:rPr>
        <w:t xml:space="preserve">Crab </w:t>
      </w:r>
      <w:proofErr w:type="gramStart"/>
      <w:r w:rsidRPr="00057506">
        <w:rPr>
          <w:rFonts w:ascii="Times New Roman" w:hAnsi="Times New Roman" w:cs="Times New Roman"/>
        </w:rPr>
        <w:t>are</w:t>
      </w:r>
      <w:proofErr w:type="gramEnd"/>
      <w:r w:rsidRPr="00057506">
        <w:rPr>
          <w:rFonts w:ascii="Times New Roman" w:hAnsi="Times New Roman" w:cs="Times New Roman"/>
        </w:rPr>
        <w:t xml:space="preserve"> some of the most </w:t>
      </w:r>
      <w:r w:rsidR="00A769ED" w:rsidRPr="00057506">
        <w:rPr>
          <w:rFonts w:ascii="Times New Roman" w:hAnsi="Times New Roman" w:cs="Times New Roman"/>
        </w:rPr>
        <w:t>abundant</w:t>
      </w:r>
      <w:r w:rsidRPr="00057506">
        <w:rPr>
          <w:rFonts w:ascii="Times New Roman" w:hAnsi="Times New Roman" w:cs="Times New Roman"/>
        </w:rPr>
        <w:t xml:space="preserve"> species in the </w:t>
      </w:r>
      <w:r w:rsidR="00A769ED" w:rsidRPr="00057506">
        <w:rPr>
          <w:rFonts w:ascii="Times New Roman" w:hAnsi="Times New Roman" w:cs="Times New Roman"/>
        </w:rPr>
        <w:t>Bering Sea ecosystem</w:t>
      </w:r>
      <w:r w:rsidRPr="00057506">
        <w:rPr>
          <w:rFonts w:ascii="Times New Roman" w:hAnsi="Times New Roman" w:cs="Times New Roman"/>
        </w:rPr>
        <w:t xml:space="preserve"> and historically </w:t>
      </w:r>
      <w:r w:rsidR="00A769ED" w:rsidRPr="00057506">
        <w:rPr>
          <w:rFonts w:ascii="Times New Roman" w:hAnsi="Times New Roman" w:cs="Times New Roman"/>
        </w:rPr>
        <w:t xml:space="preserve">have </w:t>
      </w:r>
      <w:r w:rsidRPr="00057506">
        <w:rPr>
          <w:rFonts w:ascii="Times New Roman" w:hAnsi="Times New Roman" w:cs="Times New Roman"/>
        </w:rPr>
        <w:t xml:space="preserve">supported </w:t>
      </w:r>
      <w:r w:rsidR="00A769ED" w:rsidRPr="00057506">
        <w:rPr>
          <w:rFonts w:ascii="Times New Roman" w:hAnsi="Times New Roman" w:cs="Times New Roman"/>
        </w:rPr>
        <w:t>some of the</w:t>
      </w:r>
      <w:r w:rsidRPr="00057506">
        <w:rPr>
          <w:rFonts w:ascii="Times New Roman" w:hAnsi="Times New Roman" w:cs="Times New Roman"/>
        </w:rPr>
        <w:t xml:space="preserve"> most valuable fisheries in the Bering Sea (</w:t>
      </w:r>
      <w:ins w:id="3" w:author="William Stockhausen" w:date="2025-12-01T10:42:00Z" w16du:dateUtc="2025-12-01T18:42:00Z">
        <w:r w:rsidR="004F0EA8">
          <w:rPr>
            <w:rFonts w:ascii="Times New Roman" w:hAnsi="Times New Roman" w:cs="Times New Roman"/>
          </w:rPr>
          <w:t xml:space="preserve">together </w:t>
        </w:r>
      </w:ins>
      <w:r w:rsidR="00A769ED" w:rsidRPr="00057506">
        <w:rPr>
          <w:rFonts w:ascii="Times New Roman" w:hAnsi="Times New Roman" w:cs="Times New Roman"/>
        </w:rPr>
        <w:t>with</w:t>
      </w:r>
      <w:r w:rsidRPr="00057506">
        <w:rPr>
          <w:rFonts w:ascii="Times New Roman" w:hAnsi="Times New Roman" w:cs="Times New Roman"/>
        </w:rPr>
        <w:t xml:space="preserve"> salmon and pollock). </w:t>
      </w:r>
      <w:r w:rsidR="004E44F0" w:rsidRPr="00057506">
        <w:rPr>
          <w:rFonts w:ascii="Times New Roman" w:hAnsi="Times New Roman" w:cs="Times New Roman"/>
        </w:rPr>
        <w:t>In particular, s</w:t>
      </w:r>
      <w:r w:rsidR="005722D4" w:rsidRPr="00057506">
        <w:rPr>
          <w:rFonts w:ascii="Times New Roman" w:hAnsi="Times New Roman" w:cs="Times New Roman"/>
        </w:rPr>
        <w:t>now cr</w:t>
      </w:r>
      <w:r w:rsidR="002D0602" w:rsidRPr="00057506">
        <w:rPr>
          <w:rFonts w:ascii="Times New Roman" w:hAnsi="Times New Roman" w:cs="Times New Roman"/>
        </w:rPr>
        <w:t>ab and Bristol Bay red king crab</w:t>
      </w:r>
      <w:r w:rsidR="005722D4" w:rsidRPr="00057506">
        <w:rPr>
          <w:rFonts w:ascii="Times New Roman" w:hAnsi="Times New Roman" w:cs="Times New Roman"/>
        </w:rPr>
        <w:t xml:space="preserve"> </w:t>
      </w:r>
      <w:r w:rsidR="000C3830">
        <w:rPr>
          <w:rFonts w:ascii="Times New Roman" w:hAnsi="Times New Roman" w:cs="Times New Roman"/>
        </w:rPr>
        <w:t xml:space="preserve">have </w:t>
      </w:r>
      <w:r w:rsidR="005722D4" w:rsidRPr="00057506">
        <w:rPr>
          <w:rFonts w:ascii="Times New Roman" w:hAnsi="Times New Roman" w:cs="Times New Roman"/>
        </w:rPr>
        <w:t>support</w:t>
      </w:r>
      <w:r w:rsidR="000C3830">
        <w:rPr>
          <w:rFonts w:ascii="Times New Roman" w:hAnsi="Times New Roman" w:cs="Times New Roman"/>
        </w:rPr>
        <w:t>ed</w:t>
      </w:r>
      <w:r w:rsidR="005722D4" w:rsidRPr="00057506">
        <w:rPr>
          <w:rFonts w:ascii="Times New Roman" w:hAnsi="Times New Roman" w:cs="Times New Roman"/>
        </w:rPr>
        <w:t xml:space="preserve"> large and valuable fisheries, but </w:t>
      </w:r>
      <w:r w:rsidR="004E44F0" w:rsidRPr="00057506">
        <w:rPr>
          <w:rFonts w:ascii="Times New Roman" w:hAnsi="Times New Roman" w:cs="Times New Roman"/>
        </w:rPr>
        <w:t>s</w:t>
      </w:r>
      <w:r w:rsidR="005722D4" w:rsidRPr="00057506">
        <w:rPr>
          <w:rFonts w:ascii="Times New Roman" w:hAnsi="Times New Roman" w:cs="Times New Roman"/>
        </w:rPr>
        <w:t>everal other more lightly fished populations</w:t>
      </w:r>
      <w:r w:rsidR="007A7E98">
        <w:rPr>
          <w:rFonts w:ascii="Times New Roman" w:hAnsi="Times New Roman" w:cs="Times New Roman"/>
        </w:rPr>
        <w:t xml:space="preserve"> also exist in the Bering Sea (f</w:t>
      </w:r>
      <w:r w:rsidR="005722D4" w:rsidRPr="00057506">
        <w:rPr>
          <w:rFonts w:ascii="Times New Roman" w:hAnsi="Times New Roman" w:cs="Times New Roman"/>
        </w:rPr>
        <w:t xml:space="preserve">igure 1). The trajectories for most of these </w:t>
      </w:r>
      <w:r w:rsidR="00250E4B" w:rsidRPr="00057506">
        <w:rPr>
          <w:rFonts w:ascii="Times New Roman" w:hAnsi="Times New Roman" w:cs="Times New Roman"/>
        </w:rPr>
        <w:t>population</w:t>
      </w:r>
      <w:r w:rsidR="005722D4" w:rsidRPr="00057506">
        <w:rPr>
          <w:rFonts w:ascii="Times New Roman" w:hAnsi="Times New Roman" w:cs="Times New Roman"/>
        </w:rPr>
        <w:t>s</w:t>
      </w:r>
      <w:r w:rsidR="00910D7F">
        <w:rPr>
          <w:rFonts w:ascii="Times New Roman" w:hAnsi="Times New Roman" w:cs="Times New Roman"/>
        </w:rPr>
        <w:t xml:space="preserve"> are volatile;</w:t>
      </w:r>
      <w:r w:rsidR="005722D4" w:rsidRPr="00057506">
        <w:rPr>
          <w:rFonts w:ascii="Times New Roman" w:hAnsi="Times New Roman" w:cs="Times New Roman"/>
        </w:rPr>
        <w:t xml:space="preserve"> booms and busts are common. Most recently, the snow crab population collapsed to </w:t>
      </w:r>
      <w:r w:rsidR="003C5C5C" w:rsidRPr="00057506">
        <w:rPr>
          <w:rFonts w:ascii="Times New Roman" w:hAnsi="Times New Roman" w:cs="Times New Roman"/>
        </w:rPr>
        <w:t xml:space="preserve">unprecedented </w:t>
      </w:r>
      <w:r w:rsidR="005722D4" w:rsidRPr="00057506">
        <w:rPr>
          <w:rFonts w:ascii="Times New Roman" w:hAnsi="Times New Roman" w:cs="Times New Roman"/>
        </w:rPr>
        <w:t>levels after a marine heatwave in 2018-2019 (</w:t>
      </w:r>
      <w:r w:rsidR="00A353E4">
        <w:rPr>
          <w:rFonts w:ascii="Times New Roman" w:hAnsi="Times New Roman" w:cs="Times New Roman"/>
        </w:rPr>
        <w:t>1</w:t>
      </w:r>
      <w:r w:rsidR="005722D4" w:rsidRPr="00057506">
        <w:rPr>
          <w:rFonts w:ascii="Times New Roman" w:hAnsi="Times New Roman" w:cs="Times New Roman"/>
        </w:rPr>
        <w:t>)</w:t>
      </w:r>
      <w:r w:rsidR="00232CAA" w:rsidRPr="00057506">
        <w:rPr>
          <w:rFonts w:ascii="Times New Roman" w:hAnsi="Times New Roman" w:cs="Times New Roman"/>
        </w:rPr>
        <w:t xml:space="preserve"> and the fishery was closed for the first time ever</w:t>
      </w:r>
      <w:r w:rsidR="005722D4" w:rsidRPr="00057506">
        <w:rPr>
          <w:rFonts w:ascii="Times New Roman" w:hAnsi="Times New Roman" w:cs="Times New Roman"/>
        </w:rPr>
        <w:t xml:space="preserve">. </w:t>
      </w:r>
      <w:r w:rsidR="002D0602" w:rsidRPr="00057506">
        <w:rPr>
          <w:rFonts w:ascii="Times New Roman" w:hAnsi="Times New Roman" w:cs="Times New Roman"/>
        </w:rPr>
        <w:t xml:space="preserve">This coincided with a closure of Bristol Bay red king crab, which put communities dependent upon crab fisheries under considerable financial strain and precipitated a </w:t>
      </w:r>
      <w:r w:rsidR="00A92FC0" w:rsidRPr="00057506">
        <w:rPr>
          <w:rFonts w:ascii="Times New Roman" w:hAnsi="Times New Roman" w:cs="Times New Roman"/>
        </w:rPr>
        <w:t xml:space="preserve">~$150 million </w:t>
      </w:r>
      <w:r w:rsidR="002D0602" w:rsidRPr="00057506">
        <w:rPr>
          <w:rFonts w:ascii="Times New Roman" w:hAnsi="Times New Roman" w:cs="Times New Roman"/>
        </w:rPr>
        <w:t>disaster relief effort (</w:t>
      </w:r>
      <w:r w:rsidR="00A353E4">
        <w:rPr>
          <w:rFonts w:ascii="Times New Roman" w:hAnsi="Times New Roman" w:cs="Times New Roman"/>
        </w:rPr>
        <w:t>2</w:t>
      </w:r>
      <w:r w:rsidR="002D0602" w:rsidRPr="00057506">
        <w:rPr>
          <w:rFonts w:ascii="Times New Roman" w:hAnsi="Times New Roman" w:cs="Times New Roman"/>
        </w:rPr>
        <w:t xml:space="preserve">). </w:t>
      </w:r>
      <w:r w:rsidR="00232CAA" w:rsidRPr="00057506">
        <w:rPr>
          <w:rFonts w:ascii="Times New Roman" w:hAnsi="Times New Roman" w:cs="Times New Roman"/>
        </w:rPr>
        <w:t>L</w:t>
      </w:r>
      <w:r w:rsidR="005722D4" w:rsidRPr="00057506">
        <w:rPr>
          <w:rFonts w:ascii="Times New Roman" w:hAnsi="Times New Roman" w:cs="Times New Roman"/>
        </w:rPr>
        <w:t xml:space="preserve">arge variability </w:t>
      </w:r>
      <w:r w:rsidR="00E42592" w:rsidRPr="00057506">
        <w:rPr>
          <w:rFonts w:ascii="Times New Roman" w:hAnsi="Times New Roman" w:cs="Times New Roman"/>
        </w:rPr>
        <w:t xml:space="preserve">in crab abundance </w:t>
      </w:r>
      <w:r w:rsidR="005722D4" w:rsidRPr="00057506">
        <w:rPr>
          <w:rFonts w:ascii="Times New Roman" w:hAnsi="Times New Roman" w:cs="Times New Roman"/>
        </w:rPr>
        <w:t>occurs in spite of intense management and some of the best data in the world (</w:t>
      </w:r>
      <w:r w:rsidR="00A353E4">
        <w:rPr>
          <w:rFonts w:ascii="Times New Roman" w:hAnsi="Times New Roman" w:cs="Times New Roman"/>
        </w:rPr>
        <w:t>3</w:t>
      </w:r>
      <w:r w:rsidR="005722D4" w:rsidRPr="00057506">
        <w:rPr>
          <w:rFonts w:ascii="Times New Roman" w:hAnsi="Times New Roman" w:cs="Times New Roman"/>
        </w:rPr>
        <w:t xml:space="preserve">). Population surveys for Bering </w:t>
      </w:r>
      <w:r w:rsidR="004E44F0" w:rsidRPr="00057506">
        <w:rPr>
          <w:rFonts w:ascii="Times New Roman" w:hAnsi="Times New Roman" w:cs="Times New Roman"/>
        </w:rPr>
        <w:t>Sea crab exist stretching back t</w:t>
      </w:r>
      <w:r w:rsidR="005722D4" w:rsidRPr="00057506">
        <w:rPr>
          <w:rFonts w:ascii="Times New Roman" w:hAnsi="Times New Roman" w:cs="Times New Roman"/>
        </w:rPr>
        <w:t>o 1975</w:t>
      </w:r>
      <w:r w:rsidR="00C0337C">
        <w:rPr>
          <w:rFonts w:ascii="Times New Roman" w:hAnsi="Times New Roman" w:cs="Times New Roman"/>
        </w:rPr>
        <w:t xml:space="preserve"> (</w:t>
      </w:r>
      <w:r w:rsidR="00A353E4">
        <w:rPr>
          <w:rFonts w:ascii="Times New Roman" w:hAnsi="Times New Roman" w:cs="Times New Roman"/>
        </w:rPr>
        <w:t>4</w:t>
      </w:r>
      <w:r w:rsidR="005722D4" w:rsidRPr="00057506">
        <w:rPr>
          <w:rFonts w:ascii="Times New Roman" w:hAnsi="Times New Roman" w:cs="Times New Roman"/>
        </w:rPr>
        <w:t>), catch data from the fisheries are carefully collected both on the docks and at sea (</w:t>
      </w:r>
      <w:r w:rsidR="00A353E4">
        <w:rPr>
          <w:rFonts w:ascii="Times New Roman" w:hAnsi="Times New Roman" w:cs="Times New Roman"/>
        </w:rPr>
        <w:t>5</w:t>
      </w:r>
      <w:r w:rsidR="005722D4" w:rsidRPr="00057506">
        <w:rPr>
          <w:rFonts w:ascii="Times New Roman" w:hAnsi="Times New Roman" w:cs="Times New Roman"/>
        </w:rPr>
        <w:t xml:space="preserve">), and laboratory experiments are routinely </w:t>
      </w:r>
      <w:r w:rsidR="00232CAA" w:rsidRPr="00057506">
        <w:rPr>
          <w:rFonts w:ascii="Times New Roman" w:hAnsi="Times New Roman" w:cs="Times New Roman"/>
        </w:rPr>
        <w:t>conducted</w:t>
      </w:r>
      <w:r w:rsidR="005722D4" w:rsidRPr="00057506">
        <w:rPr>
          <w:rFonts w:ascii="Times New Roman" w:hAnsi="Times New Roman" w:cs="Times New Roman"/>
        </w:rPr>
        <w:t xml:space="preserve"> to understand population processes like growth and maturity (</w:t>
      </w:r>
      <w:r w:rsidR="00A353E4">
        <w:rPr>
          <w:rFonts w:ascii="Times New Roman" w:hAnsi="Times New Roman" w:cs="Times New Roman"/>
        </w:rPr>
        <w:t>6,7</w:t>
      </w:r>
      <w:r w:rsidR="005722D4" w:rsidRPr="00057506">
        <w:rPr>
          <w:rFonts w:ascii="Times New Roman" w:hAnsi="Times New Roman" w:cs="Times New Roman"/>
        </w:rPr>
        <w:t xml:space="preserve">). </w:t>
      </w:r>
    </w:p>
    <w:p w14:paraId="1EE96057" w14:textId="13BF81FB" w:rsidR="005722D4" w:rsidRPr="00057506" w:rsidRDefault="00AF0324" w:rsidP="004A3010">
      <w:pPr>
        <w:jc w:val="both"/>
        <w:rPr>
          <w:rFonts w:ascii="Times New Roman" w:hAnsi="Times New Roman" w:cs="Times New Roman"/>
        </w:rPr>
      </w:pPr>
      <w:r w:rsidRPr="00057506">
        <w:rPr>
          <w:rFonts w:ascii="Times New Roman" w:hAnsi="Times New Roman" w:cs="Times New Roman"/>
        </w:rPr>
        <w:t xml:space="preserve">Management for Bering Sea crab is similar to </w:t>
      </w:r>
      <w:r w:rsidR="004E44F0" w:rsidRPr="00057506">
        <w:rPr>
          <w:rFonts w:ascii="Times New Roman" w:hAnsi="Times New Roman" w:cs="Times New Roman"/>
        </w:rPr>
        <w:t xml:space="preserve">most other closely managed </w:t>
      </w:r>
      <w:r w:rsidRPr="00057506">
        <w:rPr>
          <w:rFonts w:ascii="Times New Roman" w:hAnsi="Times New Roman" w:cs="Times New Roman"/>
        </w:rPr>
        <w:t>fisheries</w:t>
      </w:r>
      <w:r w:rsidR="004E44F0" w:rsidRPr="00057506">
        <w:rPr>
          <w:rFonts w:ascii="Times New Roman" w:hAnsi="Times New Roman" w:cs="Times New Roman"/>
        </w:rPr>
        <w:t xml:space="preserve"> with extensive data</w:t>
      </w:r>
      <w:r w:rsidRPr="00057506">
        <w:rPr>
          <w:rFonts w:ascii="Times New Roman" w:hAnsi="Times New Roman" w:cs="Times New Roman"/>
        </w:rPr>
        <w:t xml:space="preserve">. </w:t>
      </w:r>
      <w:r w:rsidR="00EA44FD" w:rsidRPr="00057506">
        <w:rPr>
          <w:rFonts w:ascii="Times New Roman" w:hAnsi="Times New Roman" w:cs="Times New Roman"/>
        </w:rPr>
        <w:t xml:space="preserve">Each year acceptable biological catches are set based on three outputs from a stock assessment: current biomass, target biomass, and a target fishing mortality. </w:t>
      </w:r>
      <w:r w:rsidR="003C5C5C" w:rsidRPr="00057506">
        <w:rPr>
          <w:rFonts w:ascii="Times New Roman" w:hAnsi="Times New Roman" w:cs="Times New Roman"/>
        </w:rPr>
        <w:t>Colloquially</w:t>
      </w:r>
      <w:r w:rsidR="00EA44FD" w:rsidRPr="00057506">
        <w:rPr>
          <w:rFonts w:ascii="Times New Roman" w:hAnsi="Times New Roman" w:cs="Times New Roman"/>
        </w:rPr>
        <w:t xml:space="preserve">, these pieces </w:t>
      </w:r>
      <w:r w:rsidR="00C975D1" w:rsidRPr="00057506">
        <w:rPr>
          <w:rFonts w:ascii="Times New Roman" w:hAnsi="Times New Roman" w:cs="Times New Roman"/>
        </w:rPr>
        <w:t>represent</w:t>
      </w:r>
      <w:r w:rsidR="00EA44FD" w:rsidRPr="00057506">
        <w:rPr>
          <w:rFonts w:ascii="Times New Roman" w:hAnsi="Times New Roman" w:cs="Times New Roman"/>
        </w:rPr>
        <w:t xml:space="preserve"> ‘where we are, where we want to be, and how we get there’ (respectively). </w:t>
      </w:r>
      <w:r w:rsidR="004E44F0" w:rsidRPr="00057506">
        <w:rPr>
          <w:rFonts w:ascii="Times New Roman" w:hAnsi="Times New Roman" w:cs="Times New Roman"/>
        </w:rPr>
        <w:t>T</w:t>
      </w:r>
      <w:r w:rsidR="000F1CCE" w:rsidRPr="00057506">
        <w:rPr>
          <w:rFonts w:ascii="Times New Roman" w:hAnsi="Times New Roman" w:cs="Times New Roman"/>
        </w:rPr>
        <w:t xml:space="preserve">argets for biomass are based </w:t>
      </w:r>
      <w:r w:rsidR="00232CAA" w:rsidRPr="00057506">
        <w:rPr>
          <w:rFonts w:ascii="Times New Roman" w:hAnsi="Times New Roman" w:cs="Times New Roman"/>
        </w:rPr>
        <w:t>on</w:t>
      </w:r>
      <w:r w:rsidR="000F1CCE" w:rsidRPr="00057506">
        <w:rPr>
          <w:rFonts w:ascii="Times New Roman" w:hAnsi="Times New Roman" w:cs="Times New Roman"/>
        </w:rPr>
        <w:t xml:space="preserve"> equilibrium projections that assume stationarity </w:t>
      </w:r>
      <w:r w:rsidR="00470045" w:rsidRPr="00057506">
        <w:rPr>
          <w:rFonts w:ascii="Times New Roman" w:hAnsi="Times New Roman" w:cs="Times New Roman"/>
        </w:rPr>
        <w:t>in recruitment</w:t>
      </w:r>
      <w:r w:rsidR="004E44F0" w:rsidRPr="00057506">
        <w:rPr>
          <w:rFonts w:ascii="Times New Roman" w:hAnsi="Times New Roman" w:cs="Times New Roman"/>
        </w:rPr>
        <w:t xml:space="preserve"> (i.e. young crab entering the population)</w:t>
      </w:r>
      <w:r w:rsidR="00470045" w:rsidRPr="00057506">
        <w:rPr>
          <w:rFonts w:ascii="Times New Roman" w:hAnsi="Times New Roman" w:cs="Times New Roman"/>
        </w:rPr>
        <w:t xml:space="preserve"> and a constant natural mortality. However, periods of elevated natural mortality have been required to fit the survey data for crab in the assessments used in management</w:t>
      </w:r>
      <w:r w:rsidR="004E44F0" w:rsidRPr="00057506">
        <w:rPr>
          <w:rFonts w:ascii="Times New Roman" w:hAnsi="Times New Roman" w:cs="Times New Roman"/>
        </w:rPr>
        <w:t>, suggesting natural mortality is not constant</w:t>
      </w:r>
      <w:r w:rsidR="00470045" w:rsidRPr="00057506">
        <w:rPr>
          <w:rFonts w:ascii="Times New Roman" w:hAnsi="Times New Roman" w:cs="Times New Roman"/>
        </w:rPr>
        <w:t>.</w:t>
      </w:r>
      <w:r w:rsidR="00BF5088" w:rsidRPr="00057506">
        <w:rPr>
          <w:rFonts w:ascii="Times New Roman" w:hAnsi="Times New Roman" w:cs="Times New Roman"/>
        </w:rPr>
        <w:t xml:space="preserve"> </w:t>
      </w:r>
      <w:r w:rsidR="003C5C5C" w:rsidRPr="00057506">
        <w:rPr>
          <w:rFonts w:ascii="Times New Roman" w:hAnsi="Times New Roman" w:cs="Times New Roman"/>
        </w:rPr>
        <w:t>Furthermore</w:t>
      </w:r>
      <w:r w:rsidR="00BF5088" w:rsidRPr="00057506">
        <w:rPr>
          <w:rFonts w:ascii="Times New Roman" w:hAnsi="Times New Roman" w:cs="Times New Roman"/>
        </w:rPr>
        <w:t>, there is a possibility of unobserved mortality in groundfish fisheries of unknown magnitude</w:t>
      </w:r>
      <w:r w:rsidR="003C1BBA" w:rsidRPr="00057506">
        <w:rPr>
          <w:rFonts w:ascii="Times New Roman" w:hAnsi="Times New Roman" w:cs="Times New Roman"/>
        </w:rPr>
        <w:t xml:space="preserve"> </w:t>
      </w:r>
      <w:proofErr w:type="gramStart"/>
      <w:r w:rsidR="003C1BBA" w:rsidRPr="00057506">
        <w:rPr>
          <w:rFonts w:ascii="Times New Roman" w:hAnsi="Times New Roman" w:cs="Times New Roman"/>
        </w:rPr>
        <w:t>as a result of</w:t>
      </w:r>
      <w:proofErr w:type="gramEnd"/>
      <w:r w:rsidR="003C1BBA" w:rsidRPr="00057506">
        <w:rPr>
          <w:rFonts w:ascii="Times New Roman" w:hAnsi="Times New Roman" w:cs="Times New Roman"/>
        </w:rPr>
        <w:t xml:space="preserve"> trawl gear fatally impacting, but not capturing</w:t>
      </w:r>
      <w:ins w:id="4" w:author="William Stockhausen" w:date="2025-12-01T10:45:00Z" w16du:dateUtc="2025-12-01T18:45:00Z">
        <w:r w:rsidR="004F0EA8">
          <w:rPr>
            <w:rFonts w:ascii="Times New Roman" w:hAnsi="Times New Roman" w:cs="Times New Roman"/>
          </w:rPr>
          <w:t>,</w:t>
        </w:r>
      </w:ins>
      <w:r w:rsidR="003C1BBA" w:rsidRPr="00057506">
        <w:rPr>
          <w:rFonts w:ascii="Times New Roman" w:hAnsi="Times New Roman" w:cs="Times New Roman"/>
        </w:rPr>
        <w:t xml:space="preserve"> crab on the sea floor</w:t>
      </w:r>
      <w:r w:rsidR="00BF5088" w:rsidRPr="00057506">
        <w:rPr>
          <w:rFonts w:ascii="Times New Roman" w:hAnsi="Times New Roman" w:cs="Times New Roman"/>
        </w:rPr>
        <w:t xml:space="preserve"> (</w:t>
      </w:r>
      <w:r w:rsidR="00A353E4">
        <w:rPr>
          <w:rFonts w:ascii="Times New Roman" w:hAnsi="Times New Roman" w:cs="Times New Roman"/>
        </w:rPr>
        <w:t>8</w:t>
      </w:r>
      <w:r w:rsidR="00BF5088" w:rsidRPr="00057506">
        <w:rPr>
          <w:rFonts w:ascii="Times New Roman" w:hAnsi="Times New Roman" w:cs="Times New Roman"/>
        </w:rPr>
        <w:t>).</w:t>
      </w:r>
    </w:p>
    <w:p w14:paraId="78826A0E" w14:textId="55D2E032" w:rsidR="005722D4" w:rsidRPr="00057506" w:rsidRDefault="003D6C79" w:rsidP="004A3010">
      <w:pPr>
        <w:jc w:val="both"/>
        <w:rPr>
          <w:rFonts w:ascii="Times New Roman" w:hAnsi="Times New Roman" w:cs="Times New Roman"/>
        </w:rPr>
      </w:pPr>
      <w:r w:rsidRPr="00057506">
        <w:rPr>
          <w:rFonts w:ascii="Times New Roman" w:hAnsi="Times New Roman" w:cs="Times New Roman"/>
        </w:rPr>
        <w:t xml:space="preserve">Given the </w:t>
      </w:r>
      <w:r w:rsidR="00282EF0" w:rsidRPr="00057506">
        <w:rPr>
          <w:rFonts w:ascii="Times New Roman" w:hAnsi="Times New Roman" w:cs="Times New Roman"/>
        </w:rPr>
        <w:t xml:space="preserve">observed </w:t>
      </w:r>
      <w:r w:rsidRPr="00057506">
        <w:rPr>
          <w:rFonts w:ascii="Times New Roman" w:hAnsi="Times New Roman" w:cs="Times New Roman"/>
        </w:rPr>
        <w:t xml:space="preserve">boom and bust dynamics and a potential </w:t>
      </w:r>
      <w:r w:rsidR="00D56509" w:rsidRPr="00057506">
        <w:rPr>
          <w:rFonts w:ascii="Times New Roman" w:hAnsi="Times New Roman" w:cs="Times New Roman"/>
        </w:rPr>
        <w:t>violation</w:t>
      </w:r>
      <w:r w:rsidRPr="00057506">
        <w:rPr>
          <w:rFonts w:ascii="Times New Roman" w:hAnsi="Times New Roman" w:cs="Times New Roman"/>
        </w:rPr>
        <w:t xml:space="preserve"> of assumptions</w:t>
      </w:r>
      <w:r w:rsidR="00D56509" w:rsidRPr="00057506">
        <w:rPr>
          <w:rFonts w:ascii="Times New Roman" w:hAnsi="Times New Roman" w:cs="Times New Roman"/>
        </w:rPr>
        <w:t xml:space="preserve"> made in management</w:t>
      </w:r>
      <w:r w:rsidR="00282EF0" w:rsidRPr="00057506">
        <w:rPr>
          <w:rFonts w:ascii="Times New Roman" w:hAnsi="Times New Roman" w:cs="Times New Roman"/>
        </w:rPr>
        <w:t xml:space="preserve">, we ask </w:t>
      </w:r>
      <w:r w:rsidR="0033548F" w:rsidRPr="00057506">
        <w:rPr>
          <w:rFonts w:ascii="Times New Roman" w:hAnsi="Times New Roman" w:cs="Times New Roman"/>
        </w:rPr>
        <w:t>the following</w:t>
      </w:r>
      <w:r w:rsidR="00282EF0" w:rsidRPr="00057506">
        <w:rPr>
          <w:rFonts w:ascii="Times New Roman" w:hAnsi="Times New Roman" w:cs="Times New Roman"/>
        </w:rPr>
        <w:t xml:space="preserve"> questions: 1) how frequent are large declines in Bering Sea crab populations, 2) what </w:t>
      </w:r>
      <w:r w:rsidR="00282EF0" w:rsidRPr="00057506">
        <w:rPr>
          <w:rFonts w:ascii="Times New Roman" w:hAnsi="Times New Roman" w:cs="Times New Roman"/>
        </w:rPr>
        <w:lastRenderedPageBreak/>
        <w:t xml:space="preserve">drives these declines and are there common linkages, </w:t>
      </w:r>
      <w:r w:rsidR="00957639">
        <w:rPr>
          <w:rFonts w:ascii="Times New Roman" w:hAnsi="Times New Roman" w:cs="Times New Roman"/>
        </w:rPr>
        <w:t xml:space="preserve">and </w:t>
      </w:r>
      <w:r w:rsidR="00282EF0" w:rsidRPr="00057506">
        <w:rPr>
          <w:rFonts w:ascii="Times New Roman" w:hAnsi="Times New Roman" w:cs="Times New Roman"/>
        </w:rPr>
        <w:t>3) if population collapse is a common phenomenon, how can this information be used in management?</w:t>
      </w:r>
    </w:p>
    <w:p w14:paraId="250A61C1" w14:textId="12588B97" w:rsidR="00FE09B1" w:rsidRPr="00057506" w:rsidRDefault="00FE09B1" w:rsidP="004A3010">
      <w:pPr>
        <w:jc w:val="both"/>
        <w:rPr>
          <w:rFonts w:ascii="Times New Roman" w:hAnsi="Times New Roman" w:cs="Times New Roman"/>
        </w:rPr>
      </w:pPr>
      <w:r w:rsidRPr="00057506">
        <w:rPr>
          <w:rFonts w:ascii="Times New Roman" w:hAnsi="Times New Roman" w:cs="Times New Roman"/>
        </w:rPr>
        <w:t xml:space="preserve">To answer these questions, we fit population dynamics models to the available data for crab </w:t>
      </w:r>
      <w:r w:rsidR="00250E4B" w:rsidRPr="00057506">
        <w:rPr>
          <w:rFonts w:ascii="Times New Roman" w:hAnsi="Times New Roman" w:cs="Times New Roman"/>
        </w:rPr>
        <w:t>population</w:t>
      </w:r>
      <w:r w:rsidRPr="00057506">
        <w:rPr>
          <w:rFonts w:ascii="Times New Roman" w:hAnsi="Times New Roman" w:cs="Times New Roman"/>
        </w:rPr>
        <w:t>s in the eastern Bering Sea</w:t>
      </w:r>
      <w:r w:rsidR="00E42592" w:rsidRPr="00057506">
        <w:rPr>
          <w:rFonts w:ascii="Times New Roman" w:hAnsi="Times New Roman" w:cs="Times New Roman"/>
        </w:rPr>
        <w:t xml:space="preserve"> </w:t>
      </w:r>
      <w:del w:id="5" w:author="William Stockhausen" w:date="2025-12-01T10:46:00Z" w16du:dateUtc="2025-12-01T18:46:00Z">
        <w:r w:rsidR="00E42592" w:rsidRPr="00057506" w:rsidDel="004F0EA8">
          <w:rPr>
            <w:rFonts w:ascii="Times New Roman" w:hAnsi="Times New Roman" w:cs="Times New Roman"/>
          </w:rPr>
          <w:delText xml:space="preserve">with </w:delText>
        </w:r>
      </w:del>
      <w:ins w:id="6" w:author="William Stockhausen" w:date="2025-12-01T10:46:00Z" w16du:dateUtc="2025-12-01T18:46:00Z">
        <w:r w:rsidR="004F0EA8">
          <w:rPr>
            <w:rFonts w:ascii="Times New Roman" w:hAnsi="Times New Roman" w:cs="Times New Roman"/>
          </w:rPr>
          <w:t>that incorporate</w:t>
        </w:r>
        <w:r w:rsidR="004F0EA8" w:rsidRPr="00057506">
          <w:rPr>
            <w:rFonts w:ascii="Times New Roman" w:hAnsi="Times New Roman" w:cs="Times New Roman"/>
          </w:rPr>
          <w:t xml:space="preserve"> </w:t>
        </w:r>
      </w:ins>
      <w:r w:rsidR="00E42592" w:rsidRPr="00057506">
        <w:rPr>
          <w:rFonts w:ascii="Times New Roman" w:hAnsi="Times New Roman" w:cs="Times New Roman"/>
        </w:rPr>
        <w:t xml:space="preserve">a key difference from </w:t>
      </w:r>
      <w:r w:rsidR="003C5C5C" w:rsidRPr="00057506">
        <w:rPr>
          <w:rFonts w:ascii="Times New Roman" w:hAnsi="Times New Roman" w:cs="Times New Roman"/>
        </w:rPr>
        <w:t>the</w:t>
      </w:r>
      <w:r w:rsidR="00E42592" w:rsidRPr="00057506">
        <w:rPr>
          <w:rFonts w:ascii="Times New Roman" w:hAnsi="Times New Roman" w:cs="Times New Roman"/>
        </w:rPr>
        <w:t xml:space="preserve"> stock assessment models</w:t>
      </w:r>
      <w:r w:rsidR="003C5C5C" w:rsidRPr="00057506">
        <w:rPr>
          <w:rFonts w:ascii="Times New Roman" w:hAnsi="Times New Roman" w:cs="Times New Roman"/>
        </w:rPr>
        <w:t xml:space="preserve"> used in management</w:t>
      </w:r>
      <w:r w:rsidR="00E42592" w:rsidRPr="00057506">
        <w:rPr>
          <w:rFonts w:ascii="Times New Roman" w:hAnsi="Times New Roman" w:cs="Times New Roman"/>
        </w:rPr>
        <w:t>:</w:t>
      </w:r>
      <w:r w:rsidR="003842C6" w:rsidRPr="00057506">
        <w:rPr>
          <w:rFonts w:ascii="Times New Roman" w:hAnsi="Times New Roman" w:cs="Times New Roman"/>
        </w:rPr>
        <w:t xml:space="preserve"> the </w:t>
      </w:r>
      <w:r w:rsidRPr="00057506">
        <w:rPr>
          <w:rFonts w:ascii="Times New Roman" w:hAnsi="Times New Roman" w:cs="Times New Roman"/>
        </w:rPr>
        <w:t>estimat</w:t>
      </w:r>
      <w:r w:rsidR="003842C6" w:rsidRPr="00057506">
        <w:rPr>
          <w:rFonts w:ascii="Times New Roman" w:hAnsi="Times New Roman" w:cs="Times New Roman"/>
        </w:rPr>
        <w:t>ion of</w:t>
      </w:r>
      <w:r w:rsidRPr="00057506">
        <w:rPr>
          <w:rFonts w:ascii="Times New Roman" w:hAnsi="Times New Roman" w:cs="Times New Roman"/>
        </w:rPr>
        <w:t xml:space="preserve"> an annually varying ‘other mortality’ that accounts for processes like predation, unobserved </w:t>
      </w:r>
      <w:r w:rsidR="003C5C5C" w:rsidRPr="00057506">
        <w:rPr>
          <w:rFonts w:ascii="Times New Roman" w:hAnsi="Times New Roman" w:cs="Times New Roman"/>
        </w:rPr>
        <w:t>mortality</w:t>
      </w:r>
      <w:r w:rsidRPr="00057506">
        <w:rPr>
          <w:rFonts w:ascii="Times New Roman" w:hAnsi="Times New Roman" w:cs="Times New Roman"/>
        </w:rPr>
        <w:t xml:space="preserve"> in non-directed fisheries, cannibalism,</w:t>
      </w:r>
      <w:r w:rsidR="00242300" w:rsidRPr="00057506">
        <w:rPr>
          <w:rFonts w:ascii="Times New Roman" w:hAnsi="Times New Roman" w:cs="Times New Roman"/>
        </w:rPr>
        <w:t xml:space="preserve"> disease, and starvation. </w:t>
      </w:r>
      <w:r w:rsidRPr="00057506">
        <w:rPr>
          <w:rFonts w:ascii="Times New Roman" w:hAnsi="Times New Roman" w:cs="Times New Roman"/>
        </w:rPr>
        <w:t>We then use</w:t>
      </w:r>
      <w:r w:rsidR="009B2B9C" w:rsidRPr="00057506">
        <w:rPr>
          <w:rFonts w:ascii="Times New Roman" w:hAnsi="Times New Roman" w:cs="Times New Roman"/>
        </w:rPr>
        <w:t>d</w:t>
      </w:r>
      <w:r w:rsidRPr="00057506">
        <w:rPr>
          <w:rFonts w:ascii="Times New Roman" w:hAnsi="Times New Roman" w:cs="Times New Roman"/>
        </w:rPr>
        <w:t xml:space="preserve"> </w:t>
      </w:r>
      <w:r w:rsidR="00F9612C" w:rsidRPr="00057506">
        <w:rPr>
          <w:rFonts w:ascii="Times New Roman" w:hAnsi="Times New Roman" w:cs="Times New Roman"/>
        </w:rPr>
        <w:t>generalized additive models (</w:t>
      </w:r>
      <w:r w:rsidRPr="00057506">
        <w:rPr>
          <w:rFonts w:ascii="Times New Roman" w:hAnsi="Times New Roman" w:cs="Times New Roman"/>
        </w:rPr>
        <w:t>GAMs</w:t>
      </w:r>
      <w:r w:rsidR="002D31C2" w:rsidRPr="00057506">
        <w:rPr>
          <w:rFonts w:ascii="Times New Roman" w:hAnsi="Times New Roman" w:cs="Times New Roman"/>
        </w:rPr>
        <w:t xml:space="preserve">; </w:t>
      </w:r>
      <w:r w:rsidR="00A353E4">
        <w:rPr>
          <w:rFonts w:ascii="Times New Roman" w:hAnsi="Times New Roman" w:cs="Times New Roman"/>
        </w:rPr>
        <w:t>9</w:t>
      </w:r>
      <w:r w:rsidR="00F9612C" w:rsidRPr="00057506">
        <w:rPr>
          <w:rFonts w:ascii="Times New Roman" w:hAnsi="Times New Roman" w:cs="Times New Roman"/>
        </w:rPr>
        <w:t>)</w:t>
      </w:r>
      <w:r w:rsidRPr="00057506">
        <w:rPr>
          <w:rFonts w:ascii="Times New Roman" w:hAnsi="Times New Roman" w:cs="Times New Roman"/>
        </w:rPr>
        <w:t xml:space="preserve"> to explain </w:t>
      </w:r>
      <w:r w:rsidR="00712DEC" w:rsidRPr="00057506">
        <w:rPr>
          <w:rFonts w:ascii="Times New Roman" w:hAnsi="Times New Roman" w:cs="Times New Roman"/>
        </w:rPr>
        <w:t>variability</w:t>
      </w:r>
      <w:r w:rsidRPr="00057506">
        <w:rPr>
          <w:rFonts w:ascii="Times New Roman" w:hAnsi="Times New Roman" w:cs="Times New Roman"/>
        </w:rPr>
        <w:t xml:space="preserve"> in </w:t>
      </w:r>
      <w:r w:rsidR="003C5C5C" w:rsidRPr="00057506">
        <w:rPr>
          <w:rFonts w:ascii="Times New Roman" w:hAnsi="Times New Roman" w:cs="Times New Roman"/>
        </w:rPr>
        <w:t xml:space="preserve">our estimates of </w:t>
      </w:r>
      <w:r w:rsidRPr="00057506">
        <w:rPr>
          <w:rFonts w:ascii="Times New Roman" w:hAnsi="Times New Roman" w:cs="Times New Roman"/>
        </w:rPr>
        <w:t xml:space="preserve">other mortality using population abundance, </w:t>
      </w:r>
      <w:commentRangeStart w:id="7"/>
      <w:ins w:id="8" w:author="William Stockhausen" w:date="2025-12-01T10:46:00Z" w16du:dateUtc="2025-12-01T18:46:00Z">
        <w:r w:rsidR="004F0EA8">
          <w:rPr>
            <w:rFonts w:ascii="Times New Roman" w:hAnsi="Times New Roman" w:cs="Times New Roman"/>
          </w:rPr>
          <w:t>ice cover</w:t>
        </w:r>
      </w:ins>
      <w:ins w:id="9" w:author="William Stockhausen" w:date="2025-12-01T10:47:00Z" w16du:dateUtc="2025-12-01T18:47:00Z">
        <w:r w:rsidR="004F0EA8">
          <w:rPr>
            <w:rFonts w:ascii="Times New Roman" w:hAnsi="Times New Roman" w:cs="Times New Roman"/>
          </w:rPr>
          <w:t>,</w:t>
        </w:r>
        <w:commentRangeEnd w:id="7"/>
        <w:r w:rsidR="004F0EA8">
          <w:rPr>
            <w:rStyle w:val="CommentReference"/>
          </w:rPr>
          <w:commentReference w:id="7"/>
        </w:r>
        <w:r w:rsidR="004F0EA8">
          <w:rPr>
            <w:rFonts w:ascii="Times New Roman" w:hAnsi="Times New Roman" w:cs="Times New Roman"/>
          </w:rPr>
          <w:t xml:space="preserve"> </w:t>
        </w:r>
      </w:ins>
      <w:r w:rsidRPr="00057506">
        <w:rPr>
          <w:rFonts w:ascii="Times New Roman" w:hAnsi="Times New Roman" w:cs="Times New Roman"/>
        </w:rPr>
        <w:t xml:space="preserve">temperature </w:t>
      </w:r>
      <w:r w:rsidR="001C4795" w:rsidRPr="00057506">
        <w:rPr>
          <w:rFonts w:ascii="Times New Roman" w:hAnsi="Times New Roman" w:cs="Times New Roman"/>
        </w:rPr>
        <w:t>occupied,</w:t>
      </w:r>
      <w:r w:rsidRPr="00057506">
        <w:rPr>
          <w:rFonts w:ascii="Times New Roman" w:hAnsi="Times New Roman" w:cs="Times New Roman"/>
        </w:rPr>
        <w:t xml:space="preserve"> and average size</w:t>
      </w:r>
      <w:r w:rsidR="004E44F0" w:rsidRPr="00057506">
        <w:rPr>
          <w:rFonts w:ascii="Times New Roman" w:hAnsi="Times New Roman" w:cs="Times New Roman"/>
        </w:rPr>
        <w:t xml:space="preserve"> as covariates</w:t>
      </w:r>
      <w:r w:rsidR="009B2B9C" w:rsidRPr="00057506">
        <w:rPr>
          <w:rFonts w:ascii="Times New Roman" w:hAnsi="Times New Roman" w:cs="Times New Roman"/>
        </w:rPr>
        <w:t>. We identified</w:t>
      </w:r>
      <w:r w:rsidRPr="00057506">
        <w:rPr>
          <w:rFonts w:ascii="Times New Roman" w:hAnsi="Times New Roman" w:cs="Times New Roman"/>
        </w:rPr>
        <w:t xml:space="preserve"> periods during which a population</w:t>
      </w:r>
      <w:r w:rsidR="009B2B9C" w:rsidRPr="00057506">
        <w:rPr>
          <w:rFonts w:ascii="Times New Roman" w:hAnsi="Times New Roman" w:cs="Times New Roman"/>
        </w:rPr>
        <w:t xml:space="preserve"> declined more than 40% and used </w:t>
      </w:r>
      <w:r w:rsidRPr="00057506">
        <w:rPr>
          <w:rFonts w:ascii="Times New Roman" w:hAnsi="Times New Roman" w:cs="Times New Roman"/>
        </w:rPr>
        <w:t xml:space="preserve">our model </w:t>
      </w:r>
      <w:r w:rsidR="004E44F0" w:rsidRPr="00057506">
        <w:rPr>
          <w:rFonts w:ascii="Times New Roman" w:hAnsi="Times New Roman" w:cs="Times New Roman"/>
        </w:rPr>
        <w:t>estimates</w:t>
      </w:r>
      <w:r w:rsidRPr="00057506">
        <w:rPr>
          <w:rFonts w:ascii="Times New Roman" w:hAnsi="Times New Roman" w:cs="Times New Roman"/>
        </w:rPr>
        <w:t xml:space="preserve"> to </w:t>
      </w:r>
      <w:r w:rsidR="00AE5D33" w:rsidRPr="00057506">
        <w:rPr>
          <w:rFonts w:ascii="Times New Roman" w:hAnsi="Times New Roman" w:cs="Times New Roman"/>
        </w:rPr>
        <w:t>identify drivers for</w:t>
      </w:r>
      <w:r w:rsidRPr="00057506">
        <w:rPr>
          <w:rFonts w:ascii="Times New Roman" w:hAnsi="Times New Roman" w:cs="Times New Roman"/>
        </w:rPr>
        <w:t xml:space="preserve"> each of these population declines.</w:t>
      </w:r>
      <w:r w:rsidR="001C4795" w:rsidRPr="00057506">
        <w:rPr>
          <w:rFonts w:ascii="Times New Roman" w:hAnsi="Times New Roman" w:cs="Times New Roman"/>
        </w:rPr>
        <w:t xml:space="preserve"> Finally, we explore</w:t>
      </w:r>
      <w:r w:rsidR="009B2B9C" w:rsidRPr="00057506">
        <w:rPr>
          <w:rFonts w:ascii="Times New Roman" w:hAnsi="Times New Roman" w:cs="Times New Roman"/>
        </w:rPr>
        <w:t>d</w:t>
      </w:r>
      <w:r w:rsidR="001C4795" w:rsidRPr="00057506">
        <w:rPr>
          <w:rFonts w:ascii="Times New Roman" w:hAnsi="Times New Roman" w:cs="Times New Roman"/>
        </w:rPr>
        <w:t xml:space="preserve"> the impacts of incorporating the expectation of mortality events into management</w:t>
      </w:r>
      <w:r w:rsidR="003C5C5C" w:rsidRPr="00057506">
        <w:rPr>
          <w:rFonts w:ascii="Times New Roman" w:hAnsi="Times New Roman" w:cs="Times New Roman"/>
        </w:rPr>
        <w:t>. Based on these analyses, we</w:t>
      </w:r>
      <w:r w:rsidR="001C4795" w:rsidRPr="00057506">
        <w:rPr>
          <w:rFonts w:ascii="Times New Roman" w:hAnsi="Times New Roman" w:cs="Times New Roman"/>
        </w:rPr>
        <w:t xml:space="preserve"> </w:t>
      </w:r>
      <w:r w:rsidR="003C5C5C" w:rsidRPr="00057506">
        <w:rPr>
          <w:rFonts w:ascii="Times New Roman" w:hAnsi="Times New Roman" w:cs="Times New Roman"/>
        </w:rPr>
        <w:t>end with</w:t>
      </w:r>
      <w:r w:rsidR="001C4795" w:rsidRPr="00057506">
        <w:rPr>
          <w:rFonts w:ascii="Times New Roman" w:hAnsi="Times New Roman" w:cs="Times New Roman"/>
        </w:rPr>
        <w:t xml:space="preserve"> suggestions for </w:t>
      </w:r>
      <w:ins w:id="10" w:author="William Stockhausen" w:date="2025-12-01T10:47:00Z" w16du:dateUtc="2025-12-01T18:47:00Z">
        <w:r w:rsidR="004F0EA8">
          <w:rPr>
            <w:rFonts w:ascii="Times New Roman" w:hAnsi="Times New Roman" w:cs="Times New Roman"/>
          </w:rPr>
          <w:t xml:space="preserve">managing </w:t>
        </w:r>
      </w:ins>
      <w:r w:rsidR="001C4795" w:rsidRPr="00057506">
        <w:rPr>
          <w:rFonts w:ascii="Times New Roman" w:hAnsi="Times New Roman" w:cs="Times New Roman"/>
        </w:rPr>
        <w:t xml:space="preserve">Bering Sea crab fisheries and </w:t>
      </w:r>
      <w:ins w:id="11" w:author="William Stockhausen" w:date="2025-12-01T10:48:00Z" w16du:dateUtc="2025-12-01T18:48:00Z">
        <w:r w:rsidR="004D6B7B">
          <w:rPr>
            <w:rFonts w:ascii="Times New Roman" w:hAnsi="Times New Roman" w:cs="Times New Roman"/>
          </w:rPr>
          <w:t xml:space="preserve">for </w:t>
        </w:r>
      </w:ins>
      <w:r w:rsidR="004E44F0" w:rsidRPr="00057506">
        <w:rPr>
          <w:rFonts w:ascii="Times New Roman" w:hAnsi="Times New Roman" w:cs="Times New Roman"/>
        </w:rPr>
        <w:t xml:space="preserve">the </w:t>
      </w:r>
      <w:r w:rsidR="001C4795" w:rsidRPr="00057506">
        <w:rPr>
          <w:rFonts w:ascii="Times New Roman" w:hAnsi="Times New Roman" w:cs="Times New Roman"/>
        </w:rPr>
        <w:t xml:space="preserve">larger </w:t>
      </w:r>
      <w:r w:rsidR="00770594" w:rsidRPr="00057506">
        <w:rPr>
          <w:rFonts w:ascii="Times New Roman" w:hAnsi="Times New Roman" w:cs="Times New Roman"/>
        </w:rPr>
        <w:t>natural resource</w:t>
      </w:r>
      <w:r w:rsidR="001C4795" w:rsidRPr="00057506">
        <w:rPr>
          <w:rFonts w:ascii="Times New Roman" w:hAnsi="Times New Roman" w:cs="Times New Roman"/>
        </w:rPr>
        <w:t xml:space="preserve"> management community</w:t>
      </w:r>
      <w:ins w:id="12" w:author="William Stockhausen" w:date="2025-12-01T10:48:00Z" w16du:dateUtc="2025-12-01T18:48:00Z">
        <w:r w:rsidR="004D6B7B">
          <w:rPr>
            <w:rFonts w:ascii="Times New Roman" w:hAnsi="Times New Roman" w:cs="Times New Roman"/>
          </w:rPr>
          <w:t xml:space="preserve"> in general</w:t>
        </w:r>
      </w:ins>
      <w:r w:rsidR="001C4795" w:rsidRPr="00057506">
        <w:rPr>
          <w:rFonts w:ascii="Times New Roman" w:hAnsi="Times New Roman" w:cs="Times New Roman"/>
        </w:rPr>
        <w:t>.</w:t>
      </w:r>
    </w:p>
    <w:p w14:paraId="6F672A76" w14:textId="2EB6987C" w:rsidR="007E650E" w:rsidRPr="00057506" w:rsidRDefault="00DC7F5B" w:rsidP="004A3010">
      <w:pPr>
        <w:jc w:val="both"/>
        <w:rPr>
          <w:rFonts w:ascii="Times New Roman" w:hAnsi="Times New Roman" w:cs="Times New Roman"/>
        </w:rPr>
      </w:pPr>
      <w:r w:rsidRPr="00057506">
        <w:rPr>
          <w:rFonts w:ascii="Times New Roman" w:hAnsi="Times New Roman" w:cs="Times New Roman"/>
        </w:rPr>
        <w:t xml:space="preserve">We modeled </w:t>
      </w:r>
      <w:r w:rsidR="00793F71" w:rsidRPr="00057506">
        <w:rPr>
          <w:rFonts w:ascii="Times New Roman" w:hAnsi="Times New Roman" w:cs="Times New Roman"/>
        </w:rPr>
        <w:t>s</w:t>
      </w:r>
      <w:r w:rsidR="005249A7" w:rsidRPr="00057506">
        <w:rPr>
          <w:rFonts w:ascii="Times New Roman" w:hAnsi="Times New Roman" w:cs="Times New Roman"/>
        </w:rPr>
        <w:t>ix populations: snow crab, Bristol Bay red king crab</w:t>
      </w:r>
      <w:r w:rsidR="00ED07B1" w:rsidRPr="00057506">
        <w:rPr>
          <w:rFonts w:ascii="Times New Roman" w:hAnsi="Times New Roman" w:cs="Times New Roman"/>
        </w:rPr>
        <w:t xml:space="preserve"> (BBRKC)</w:t>
      </w:r>
      <w:r w:rsidR="005249A7" w:rsidRPr="00057506">
        <w:rPr>
          <w:rFonts w:ascii="Times New Roman" w:hAnsi="Times New Roman" w:cs="Times New Roman"/>
        </w:rPr>
        <w:t>, Tanner crab, Pribilof Islands red king crab</w:t>
      </w:r>
      <w:r w:rsidR="00ED07B1" w:rsidRPr="00057506">
        <w:rPr>
          <w:rFonts w:ascii="Times New Roman" w:hAnsi="Times New Roman" w:cs="Times New Roman"/>
        </w:rPr>
        <w:t xml:space="preserve"> (PIRKC)</w:t>
      </w:r>
      <w:r w:rsidR="005249A7" w:rsidRPr="00057506">
        <w:rPr>
          <w:rFonts w:ascii="Times New Roman" w:hAnsi="Times New Roman" w:cs="Times New Roman"/>
        </w:rPr>
        <w:t>, Pribilof Islands blue king crab</w:t>
      </w:r>
      <w:r w:rsidR="00ED07B1" w:rsidRPr="00057506">
        <w:rPr>
          <w:rFonts w:ascii="Times New Roman" w:hAnsi="Times New Roman" w:cs="Times New Roman"/>
        </w:rPr>
        <w:t xml:space="preserve"> (PIBKC)</w:t>
      </w:r>
      <w:r w:rsidR="005249A7" w:rsidRPr="00057506">
        <w:rPr>
          <w:rFonts w:ascii="Times New Roman" w:hAnsi="Times New Roman" w:cs="Times New Roman"/>
        </w:rPr>
        <w:t>, and Saint Matthews blue king crab</w:t>
      </w:r>
      <w:r w:rsidR="00ED07B1" w:rsidRPr="00057506">
        <w:rPr>
          <w:rFonts w:ascii="Times New Roman" w:hAnsi="Times New Roman" w:cs="Times New Roman"/>
        </w:rPr>
        <w:t xml:space="preserve"> (SMBKC)</w:t>
      </w:r>
      <w:r w:rsidR="005249A7" w:rsidRPr="00057506">
        <w:rPr>
          <w:rFonts w:ascii="Times New Roman" w:hAnsi="Times New Roman" w:cs="Times New Roman"/>
        </w:rPr>
        <w:t xml:space="preserve">. </w:t>
      </w:r>
      <w:r w:rsidR="003842C6" w:rsidRPr="00057506">
        <w:rPr>
          <w:rFonts w:ascii="Times New Roman" w:hAnsi="Times New Roman" w:cs="Times New Roman"/>
        </w:rPr>
        <w:t xml:space="preserve">The models fit the available data well with acceptable diagnostics </w:t>
      </w:r>
      <w:r w:rsidR="005249A7" w:rsidRPr="00057506">
        <w:rPr>
          <w:rFonts w:ascii="Times New Roman" w:hAnsi="Times New Roman" w:cs="Times New Roman"/>
        </w:rPr>
        <w:t xml:space="preserve">for all </w:t>
      </w:r>
      <w:r w:rsidR="000E31AB" w:rsidRPr="00057506">
        <w:rPr>
          <w:rFonts w:ascii="Times New Roman" w:hAnsi="Times New Roman" w:cs="Times New Roman"/>
        </w:rPr>
        <w:t>populations</w:t>
      </w:r>
      <w:r w:rsidR="005249A7" w:rsidRPr="00057506">
        <w:rPr>
          <w:rFonts w:ascii="Times New Roman" w:hAnsi="Times New Roman" w:cs="Times New Roman"/>
        </w:rPr>
        <w:t xml:space="preserve"> </w:t>
      </w:r>
      <w:r w:rsidR="003842C6" w:rsidRPr="00057506">
        <w:rPr>
          <w:rFonts w:ascii="Times New Roman" w:hAnsi="Times New Roman" w:cs="Times New Roman"/>
        </w:rPr>
        <w:t xml:space="preserve">(see </w:t>
      </w:r>
      <w:r w:rsidR="00957639">
        <w:rPr>
          <w:rFonts w:ascii="Times New Roman" w:hAnsi="Times New Roman" w:cs="Times New Roman"/>
        </w:rPr>
        <w:t>SI</w:t>
      </w:r>
      <w:r w:rsidR="003842C6" w:rsidRPr="00057506">
        <w:rPr>
          <w:rFonts w:ascii="Times New Roman" w:hAnsi="Times New Roman" w:cs="Times New Roman"/>
        </w:rPr>
        <w:t xml:space="preserve">). </w:t>
      </w:r>
      <w:r w:rsidR="007A781E" w:rsidRPr="00057506">
        <w:rPr>
          <w:rFonts w:ascii="Times New Roman" w:hAnsi="Times New Roman" w:cs="Times New Roman"/>
        </w:rPr>
        <w:t xml:space="preserve">Large correlations existed among estimated population processes among </w:t>
      </w:r>
      <w:r w:rsidR="000E31AB" w:rsidRPr="00057506">
        <w:rPr>
          <w:rFonts w:ascii="Times New Roman" w:hAnsi="Times New Roman" w:cs="Times New Roman"/>
        </w:rPr>
        <w:t>populations</w:t>
      </w:r>
      <w:r w:rsidR="00561ACE" w:rsidRPr="00057506">
        <w:rPr>
          <w:rFonts w:ascii="Times New Roman" w:hAnsi="Times New Roman" w:cs="Times New Roman"/>
        </w:rPr>
        <w:t>, which suggest</w:t>
      </w:r>
      <w:ins w:id="13" w:author="William Stockhausen" w:date="2025-12-01T10:49:00Z" w16du:dateUtc="2025-12-01T18:49:00Z">
        <w:r w:rsidR="004D6B7B">
          <w:rPr>
            <w:rFonts w:ascii="Times New Roman" w:hAnsi="Times New Roman" w:cs="Times New Roman"/>
          </w:rPr>
          <w:t>s</w:t>
        </w:r>
      </w:ins>
      <w:r w:rsidR="00561ACE" w:rsidRPr="00057506">
        <w:rPr>
          <w:rFonts w:ascii="Times New Roman" w:hAnsi="Times New Roman" w:cs="Times New Roman"/>
        </w:rPr>
        <w:t xml:space="preserve"> shared drivers of dynamics</w:t>
      </w:r>
      <w:r w:rsidR="007A781E" w:rsidRPr="00057506">
        <w:rPr>
          <w:rFonts w:ascii="Times New Roman" w:hAnsi="Times New Roman" w:cs="Times New Roman"/>
        </w:rPr>
        <w:t xml:space="preserve">. </w:t>
      </w:r>
      <w:r w:rsidR="007E650E" w:rsidRPr="00057506">
        <w:rPr>
          <w:rFonts w:ascii="Times New Roman" w:hAnsi="Times New Roman" w:cs="Times New Roman"/>
        </w:rPr>
        <w:t xml:space="preserve"> For example, Tanner crab, immature snow crab, and PIRKC all had significantly</w:t>
      </w:r>
      <w:ins w:id="14" w:author="William Stockhausen" w:date="2025-12-01T10:49:00Z" w16du:dateUtc="2025-12-01T18:49:00Z">
        <w:r w:rsidR="004D6B7B">
          <w:rPr>
            <w:rFonts w:ascii="Times New Roman" w:hAnsi="Times New Roman" w:cs="Times New Roman"/>
          </w:rPr>
          <w:t>-</w:t>
        </w:r>
      </w:ins>
      <w:del w:id="15" w:author="William Stockhausen" w:date="2025-12-01T10:49:00Z" w16du:dateUtc="2025-12-01T18:49:00Z">
        <w:r w:rsidR="007E650E" w:rsidRPr="00057506" w:rsidDel="004D6B7B">
          <w:rPr>
            <w:rFonts w:ascii="Times New Roman" w:hAnsi="Times New Roman" w:cs="Times New Roman"/>
          </w:rPr>
          <w:delText xml:space="preserve"> </w:delText>
        </w:r>
      </w:del>
      <w:r w:rsidR="007E650E" w:rsidRPr="00057506">
        <w:rPr>
          <w:rFonts w:ascii="Times New Roman" w:hAnsi="Times New Roman" w:cs="Times New Roman"/>
        </w:rPr>
        <w:t xml:space="preserve">correlated estimates of other mortality, as did the two </w:t>
      </w:r>
      <w:r w:rsidR="000E31AB" w:rsidRPr="00057506">
        <w:rPr>
          <w:rFonts w:ascii="Times New Roman" w:hAnsi="Times New Roman" w:cs="Times New Roman"/>
        </w:rPr>
        <w:t xml:space="preserve">populations </w:t>
      </w:r>
      <w:r w:rsidR="007A7E98">
        <w:rPr>
          <w:rFonts w:ascii="Times New Roman" w:hAnsi="Times New Roman" w:cs="Times New Roman"/>
        </w:rPr>
        <w:t>around the Pribilof Islands (f</w:t>
      </w:r>
      <w:r w:rsidR="007E650E" w:rsidRPr="00057506">
        <w:rPr>
          <w:rFonts w:ascii="Times New Roman" w:hAnsi="Times New Roman" w:cs="Times New Roman"/>
        </w:rPr>
        <w:t>igures S</w:t>
      </w:r>
      <w:r w:rsidRPr="00057506">
        <w:rPr>
          <w:rFonts w:ascii="Times New Roman" w:hAnsi="Times New Roman" w:cs="Times New Roman"/>
        </w:rPr>
        <w:t>1</w:t>
      </w:r>
      <w:r w:rsidR="007A7E98">
        <w:rPr>
          <w:rFonts w:ascii="Times New Roman" w:hAnsi="Times New Roman" w:cs="Times New Roman"/>
        </w:rPr>
        <w:t>-</w:t>
      </w:r>
      <w:r w:rsidR="00875048">
        <w:rPr>
          <w:rFonts w:ascii="Times New Roman" w:hAnsi="Times New Roman" w:cs="Times New Roman"/>
        </w:rPr>
        <w:t>4</w:t>
      </w:r>
      <w:r w:rsidR="007E650E" w:rsidRPr="00057506">
        <w:rPr>
          <w:rFonts w:ascii="Times New Roman" w:hAnsi="Times New Roman" w:cs="Times New Roman"/>
        </w:rPr>
        <w:t xml:space="preserve">). Other mortality for mature snow crab and BBRKC, the two most valuable commercial </w:t>
      </w:r>
      <w:r w:rsidR="000E31AB" w:rsidRPr="00057506">
        <w:rPr>
          <w:rFonts w:ascii="Times New Roman" w:hAnsi="Times New Roman" w:cs="Times New Roman"/>
        </w:rPr>
        <w:t>populations</w:t>
      </w:r>
      <w:r w:rsidR="007E650E" w:rsidRPr="00057506">
        <w:rPr>
          <w:rFonts w:ascii="Times New Roman" w:hAnsi="Times New Roman" w:cs="Times New Roman"/>
        </w:rPr>
        <w:t xml:space="preserve">, were also significantly positively correlated. </w:t>
      </w:r>
      <w:r w:rsidR="00A72E02" w:rsidRPr="00057506">
        <w:rPr>
          <w:rFonts w:ascii="Times New Roman" w:hAnsi="Times New Roman" w:cs="Times New Roman"/>
        </w:rPr>
        <w:t xml:space="preserve">Abundance trajectories were positively correlated for the blue king crab stocks and BBRKC, reflecting </w:t>
      </w:r>
      <w:r w:rsidR="000C3830">
        <w:rPr>
          <w:rFonts w:ascii="Times New Roman" w:hAnsi="Times New Roman" w:cs="Times New Roman"/>
        </w:rPr>
        <w:t>coincident</w:t>
      </w:r>
      <w:r w:rsidR="00A72E02" w:rsidRPr="00057506">
        <w:rPr>
          <w:rFonts w:ascii="Times New Roman" w:hAnsi="Times New Roman" w:cs="Times New Roman"/>
        </w:rPr>
        <w:t xml:space="preserve"> large declines seen in these populations.</w:t>
      </w:r>
    </w:p>
    <w:p w14:paraId="1A54E6EF" w14:textId="3154C0ED" w:rsidR="00FE09B1" w:rsidRPr="00057506" w:rsidRDefault="00D9751B" w:rsidP="004A3010">
      <w:pPr>
        <w:jc w:val="both"/>
        <w:rPr>
          <w:rFonts w:ascii="Times New Roman" w:hAnsi="Times New Roman" w:cs="Times New Roman"/>
        </w:rPr>
      </w:pPr>
      <w:r w:rsidRPr="00057506">
        <w:rPr>
          <w:rFonts w:ascii="Times New Roman" w:hAnsi="Times New Roman" w:cs="Times New Roman"/>
        </w:rPr>
        <w:t xml:space="preserve">GAMs incorporating abundance, average size, </w:t>
      </w:r>
      <w:ins w:id="16" w:author="William Stockhausen" w:date="2025-12-01T10:50:00Z" w16du:dateUtc="2025-12-01T18:50:00Z">
        <w:r w:rsidR="004D6B7B">
          <w:rPr>
            <w:rFonts w:ascii="Times New Roman" w:hAnsi="Times New Roman" w:cs="Times New Roman"/>
          </w:rPr>
          <w:t xml:space="preserve">ice cover, </w:t>
        </w:r>
      </w:ins>
      <w:r w:rsidRPr="00057506">
        <w:rPr>
          <w:rFonts w:ascii="Times New Roman" w:hAnsi="Times New Roman" w:cs="Times New Roman"/>
        </w:rPr>
        <w:t xml:space="preserve">and temperature occupied explained the variability in estimates of other mortality significantly better than not including the variables for </w:t>
      </w:r>
      <w:r w:rsidR="000C3830">
        <w:rPr>
          <w:rFonts w:ascii="Times New Roman" w:hAnsi="Times New Roman" w:cs="Times New Roman"/>
        </w:rPr>
        <w:t>all</w:t>
      </w:r>
      <w:r w:rsidRPr="00057506">
        <w:rPr>
          <w:rFonts w:ascii="Times New Roman" w:hAnsi="Times New Roman" w:cs="Times New Roman"/>
        </w:rPr>
        <w:t xml:space="preserve"> </w:t>
      </w:r>
      <w:r w:rsidR="00250E4B" w:rsidRPr="00057506">
        <w:rPr>
          <w:rFonts w:ascii="Times New Roman" w:hAnsi="Times New Roman" w:cs="Times New Roman"/>
        </w:rPr>
        <w:t>population</w:t>
      </w:r>
      <w:r w:rsidR="007A781E" w:rsidRPr="00057506">
        <w:rPr>
          <w:rFonts w:ascii="Times New Roman" w:hAnsi="Times New Roman" w:cs="Times New Roman"/>
        </w:rPr>
        <w:t>/maturity combinations</w:t>
      </w:r>
      <w:r w:rsidR="007A7E98">
        <w:rPr>
          <w:rFonts w:ascii="Times New Roman" w:hAnsi="Times New Roman" w:cs="Times New Roman"/>
        </w:rPr>
        <w:t xml:space="preserve"> (f</w:t>
      </w:r>
      <w:r w:rsidR="003C5C5C" w:rsidRPr="00057506">
        <w:rPr>
          <w:rFonts w:ascii="Times New Roman" w:hAnsi="Times New Roman" w:cs="Times New Roman"/>
        </w:rPr>
        <w:t>igure 2)</w:t>
      </w:r>
      <w:r w:rsidRPr="00057506">
        <w:rPr>
          <w:rFonts w:ascii="Times New Roman" w:hAnsi="Times New Roman" w:cs="Times New Roman"/>
        </w:rPr>
        <w:t xml:space="preserve">. Higher abundances were </w:t>
      </w:r>
      <w:r w:rsidR="0050164B" w:rsidRPr="00057506">
        <w:rPr>
          <w:rFonts w:ascii="Times New Roman" w:hAnsi="Times New Roman" w:cs="Times New Roman"/>
        </w:rPr>
        <w:t>associated with</w:t>
      </w:r>
      <w:r w:rsidRPr="00057506">
        <w:rPr>
          <w:rFonts w:ascii="Times New Roman" w:hAnsi="Times New Roman" w:cs="Times New Roman"/>
        </w:rPr>
        <w:t xml:space="preserve"> higher mortality for all</w:t>
      </w:r>
      <w:r w:rsidR="0050164B" w:rsidRPr="00057506">
        <w:rPr>
          <w:rFonts w:ascii="Times New Roman" w:hAnsi="Times New Roman" w:cs="Times New Roman"/>
        </w:rPr>
        <w:t xml:space="preserve"> </w:t>
      </w:r>
      <w:r w:rsidR="00250E4B" w:rsidRPr="00057506">
        <w:rPr>
          <w:rFonts w:ascii="Times New Roman" w:hAnsi="Times New Roman" w:cs="Times New Roman"/>
        </w:rPr>
        <w:t>population</w:t>
      </w:r>
      <w:r w:rsidR="0050164B" w:rsidRPr="00057506">
        <w:rPr>
          <w:rFonts w:ascii="Times New Roman" w:hAnsi="Times New Roman" w:cs="Times New Roman"/>
        </w:rPr>
        <w:t>s</w:t>
      </w:r>
      <w:r w:rsidRPr="00057506">
        <w:rPr>
          <w:rFonts w:ascii="Times New Roman" w:hAnsi="Times New Roman" w:cs="Times New Roman"/>
        </w:rPr>
        <w:t xml:space="preserve"> </w:t>
      </w:r>
      <w:r w:rsidR="0050164B" w:rsidRPr="00057506">
        <w:rPr>
          <w:rFonts w:ascii="Times New Roman" w:hAnsi="Times New Roman" w:cs="Times New Roman"/>
        </w:rPr>
        <w:t>except</w:t>
      </w:r>
      <w:r w:rsidR="007A7E98">
        <w:rPr>
          <w:rFonts w:ascii="Times New Roman" w:hAnsi="Times New Roman" w:cs="Times New Roman"/>
        </w:rPr>
        <w:t xml:space="preserve"> Tanner crab and SMBKC (f</w:t>
      </w:r>
      <w:r w:rsidRPr="00057506">
        <w:rPr>
          <w:rFonts w:ascii="Times New Roman" w:hAnsi="Times New Roman" w:cs="Times New Roman"/>
        </w:rPr>
        <w:t xml:space="preserve">igure 2). Larger average size was associated with higher mortality for all </w:t>
      </w:r>
      <w:r w:rsidR="00250E4B" w:rsidRPr="00057506">
        <w:rPr>
          <w:rFonts w:ascii="Times New Roman" w:hAnsi="Times New Roman" w:cs="Times New Roman"/>
        </w:rPr>
        <w:t>population</w:t>
      </w:r>
      <w:r w:rsidRPr="00057506">
        <w:rPr>
          <w:rFonts w:ascii="Times New Roman" w:hAnsi="Times New Roman" w:cs="Times New Roman"/>
        </w:rPr>
        <w:t xml:space="preserve">s except BBRKC, which had U-shaped relationships. </w:t>
      </w:r>
      <w:r w:rsidR="00DF066A">
        <w:rPr>
          <w:rFonts w:ascii="Times New Roman" w:hAnsi="Times New Roman" w:cs="Times New Roman"/>
        </w:rPr>
        <w:t>I</w:t>
      </w:r>
      <w:r w:rsidR="0029036E">
        <w:rPr>
          <w:rFonts w:ascii="Times New Roman" w:hAnsi="Times New Roman" w:cs="Times New Roman"/>
        </w:rPr>
        <w:t xml:space="preserve">ce extent was </w:t>
      </w:r>
      <w:r w:rsidR="00DF066A">
        <w:rPr>
          <w:rFonts w:ascii="Times New Roman" w:hAnsi="Times New Roman" w:cs="Times New Roman"/>
        </w:rPr>
        <w:t xml:space="preserve">one of the most important variables for predicting variability and </w:t>
      </w:r>
      <w:r w:rsidR="0029036E">
        <w:rPr>
          <w:rFonts w:ascii="Times New Roman" w:hAnsi="Times New Roman" w:cs="Times New Roman"/>
        </w:rPr>
        <w:t xml:space="preserve">higher mortality </w:t>
      </w:r>
      <w:r w:rsidR="00DF066A">
        <w:rPr>
          <w:rFonts w:ascii="Times New Roman" w:hAnsi="Times New Roman" w:cs="Times New Roman"/>
        </w:rPr>
        <w:t xml:space="preserve">was associated with less ice </w:t>
      </w:r>
      <w:r w:rsidR="0029036E">
        <w:rPr>
          <w:rFonts w:ascii="Times New Roman" w:hAnsi="Times New Roman" w:cs="Times New Roman"/>
        </w:rPr>
        <w:t>for all stocks except blue king crab.</w:t>
      </w:r>
      <w:r w:rsidRPr="00057506">
        <w:rPr>
          <w:rFonts w:ascii="Times New Roman" w:hAnsi="Times New Roman" w:cs="Times New Roman"/>
        </w:rPr>
        <w:t xml:space="preserve"> </w:t>
      </w:r>
      <w:r w:rsidR="00DF066A">
        <w:rPr>
          <w:rFonts w:ascii="Times New Roman" w:hAnsi="Times New Roman" w:cs="Times New Roman"/>
        </w:rPr>
        <w:t>Temperature effects were confounded with ice for some stocks, but h</w:t>
      </w:r>
      <w:r w:rsidRPr="00057506">
        <w:rPr>
          <w:rFonts w:ascii="Times New Roman" w:hAnsi="Times New Roman" w:cs="Times New Roman"/>
        </w:rPr>
        <w:t>igher temperatures were</w:t>
      </w:r>
      <w:r w:rsidR="00DF066A">
        <w:rPr>
          <w:rFonts w:ascii="Times New Roman" w:hAnsi="Times New Roman" w:cs="Times New Roman"/>
        </w:rPr>
        <w:t xml:space="preserve"> often</w:t>
      </w:r>
      <w:r w:rsidRPr="00057506">
        <w:rPr>
          <w:rFonts w:ascii="Times New Roman" w:hAnsi="Times New Roman" w:cs="Times New Roman"/>
        </w:rPr>
        <w:t xml:space="preserve"> associated with higher estimated mortality </w:t>
      </w:r>
      <w:r w:rsidR="00DF066A">
        <w:rPr>
          <w:rFonts w:ascii="Times New Roman" w:hAnsi="Times New Roman" w:cs="Times New Roman"/>
        </w:rPr>
        <w:t>(see SI for discussion)</w:t>
      </w:r>
      <w:r w:rsidRPr="00057506">
        <w:rPr>
          <w:rFonts w:ascii="Times New Roman" w:hAnsi="Times New Roman" w:cs="Times New Roman"/>
        </w:rPr>
        <w:t xml:space="preserve">. </w:t>
      </w:r>
      <w:r w:rsidR="00AE5D33" w:rsidRPr="00057506">
        <w:rPr>
          <w:rFonts w:ascii="Times New Roman" w:hAnsi="Times New Roman" w:cs="Times New Roman"/>
        </w:rPr>
        <w:t xml:space="preserve"> </w:t>
      </w:r>
    </w:p>
    <w:p w14:paraId="578E01A7" w14:textId="37084D9D" w:rsidR="00A163E4" w:rsidRDefault="007A781E" w:rsidP="004A3010">
      <w:pPr>
        <w:jc w:val="both"/>
        <w:rPr>
          <w:rFonts w:ascii="Times New Roman" w:hAnsi="Times New Roman" w:cs="Times New Roman"/>
        </w:rPr>
      </w:pPr>
      <w:r w:rsidRPr="00057506">
        <w:rPr>
          <w:rFonts w:ascii="Times New Roman" w:hAnsi="Times New Roman" w:cs="Times New Roman"/>
        </w:rPr>
        <w:t>The combined contributions of changes in r</w:t>
      </w:r>
      <w:r w:rsidR="002A460F" w:rsidRPr="00057506">
        <w:rPr>
          <w:rFonts w:ascii="Times New Roman" w:hAnsi="Times New Roman" w:cs="Times New Roman"/>
        </w:rPr>
        <w:t xml:space="preserve">ecruitment, fishing mortality, and other mortality </w:t>
      </w:r>
      <w:r w:rsidR="00957639">
        <w:rPr>
          <w:rFonts w:ascii="Times New Roman" w:hAnsi="Times New Roman" w:cs="Times New Roman"/>
        </w:rPr>
        <w:t>produced</w:t>
      </w:r>
      <w:r w:rsidR="002A460F" w:rsidRPr="00057506">
        <w:rPr>
          <w:rFonts w:ascii="Times New Roman" w:hAnsi="Times New Roman" w:cs="Times New Roman"/>
        </w:rPr>
        <w:t xml:space="preserve"> volatile total abundance trajectories for Bering Sea crab (figure 3).  Abundance declines of 40% or greater happened </w:t>
      </w:r>
      <w:r w:rsidR="007E349E">
        <w:rPr>
          <w:rFonts w:ascii="Times New Roman" w:hAnsi="Times New Roman" w:cs="Times New Roman"/>
        </w:rPr>
        <w:t>20</w:t>
      </w:r>
      <w:r w:rsidR="002A460F" w:rsidRPr="00057506">
        <w:rPr>
          <w:rFonts w:ascii="Times New Roman" w:hAnsi="Times New Roman" w:cs="Times New Roman"/>
        </w:rPr>
        <w:t xml:space="preserve"> times across all populations</w:t>
      </w:r>
      <w:r w:rsidR="006563B7">
        <w:rPr>
          <w:rFonts w:ascii="Times New Roman" w:hAnsi="Times New Roman" w:cs="Times New Roman"/>
        </w:rPr>
        <w:t xml:space="preserve"> in the past ~50 years</w:t>
      </w:r>
      <w:r w:rsidR="002A460F" w:rsidRPr="00057506">
        <w:rPr>
          <w:rFonts w:ascii="Times New Roman" w:hAnsi="Times New Roman" w:cs="Times New Roman"/>
        </w:rPr>
        <w:t xml:space="preserve">, but only 4 of these were associated with </w:t>
      </w:r>
      <w:r w:rsidR="00815F3B">
        <w:rPr>
          <w:rFonts w:ascii="Times New Roman" w:hAnsi="Times New Roman" w:cs="Times New Roman"/>
        </w:rPr>
        <w:t xml:space="preserve">estimated </w:t>
      </w:r>
      <w:r w:rsidR="002A460F" w:rsidRPr="00057506">
        <w:rPr>
          <w:rFonts w:ascii="Times New Roman" w:hAnsi="Times New Roman" w:cs="Times New Roman"/>
        </w:rPr>
        <w:t>fishing mortalities higher than the median estimated rates</w:t>
      </w:r>
      <w:r w:rsidR="009B65CA" w:rsidRPr="00057506">
        <w:rPr>
          <w:rFonts w:ascii="Times New Roman" w:hAnsi="Times New Roman" w:cs="Times New Roman"/>
        </w:rPr>
        <w:t>. This</w:t>
      </w:r>
      <w:r w:rsidR="00DC7F5B" w:rsidRPr="00057506">
        <w:rPr>
          <w:rFonts w:ascii="Times New Roman" w:hAnsi="Times New Roman" w:cs="Times New Roman"/>
        </w:rPr>
        <w:t xml:space="preserve">, coupled with the relatively small fraction of the population vulnerable to fishing (figure </w:t>
      </w:r>
      <w:r w:rsidR="007A7E98">
        <w:rPr>
          <w:rFonts w:ascii="Times New Roman" w:hAnsi="Times New Roman" w:cs="Times New Roman"/>
        </w:rPr>
        <w:t>4</w:t>
      </w:r>
      <w:r w:rsidR="00DC7F5B" w:rsidRPr="00057506">
        <w:rPr>
          <w:rFonts w:ascii="Times New Roman" w:hAnsi="Times New Roman" w:cs="Times New Roman"/>
        </w:rPr>
        <w:t>),</w:t>
      </w:r>
      <w:r w:rsidR="009B65CA" w:rsidRPr="00057506">
        <w:rPr>
          <w:rFonts w:ascii="Times New Roman" w:hAnsi="Times New Roman" w:cs="Times New Roman"/>
        </w:rPr>
        <w:t xml:space="preserve"> suggests </w:t>
      </w:r>
      <w:r w:rsidR="00561ACE" w:rsidRPr="00057506">
        <w:rPr>
          <w:rFonts w:ascii="Times New Roman" w:hAnsi="Times New Roman" w:cs="Times New Roman"/>
        </w:rPr>
        <w:t xml:space="preserve">crab </w:t>
      </w:r>
      <w:r w:rsidR="002A460F" w:rsidRPr="00057506">
        <w:rPr>
          <w:rFonts w:ascii="Times New Roman" w:hAnsi="Times New Roman" w:cs="Times New Roman"/>
        </w:rPr>
        <w:t>fishing</w:t>
      </w:r>
      <w:r w:rsidR="009B65CA" w:rsidRPr="00057506">
        <w:rPr>
          <w:rFonts w:ascii="Times New Roman" w:hAnsi="Times New Roman" w:cs="Times New Roman"/>
        </w:rPr>
        <w:t xml:space="preserve"> is rarely a large driver of </w:t>
      </w:r>
      <w:r w:rsidR="006563B7">
        <w:rPr>
          <w:rFonts w:ascii="Times New Roman" w:hAnsi="Times New Roman" w:cs="Times New Roman"/>
        </w:rPr>
        <w:t xml:space="preserve">population-wide </w:t>
      </w:r>
      <w:r w:rsidR="009B65CA" w:rsidRPr="00057506">
        <w:rPr>
          <w:rFonts w:ascii="Times New Roman" w:hAnsi="Times New Roman" w:cs="Times New Roman"/>
        </w:rPr>
        <w:t>decline</w:t>
      </w:r>
      <w:r w:rsidR="00FE5C50" w:rsidRPr="00057506">
        <w:rPr>
          <w:rFonts w:ascii="Times New Roman" w:hAnsi="Times New Roman" w:cs="Times New Roman"/>
        </w:rPr>
        <w:t xml:space="preserve"> other than</w:t>
      </w:r>
      <w:r w:rsidR="006563B7">
        <w:rPr>
          <w:rFonts w:ascii="Times New Roman" w:hAnsi="Times New Roman" w:cs="Times New Roman"/>
        </w:rPr>
        <w:t xml:space="preserve"> for</w:t>
      </w:r>
      <w:r w:rsidR="00FE5C50" w:rsidRPr="00057506">
        <w:rPr>
          <w:rFonts w:ascii="Times New Roman" w:hAnsi="Times New Roman" w:cs="Times New Roman"/>
        </w:rPr>
        <w:t xml:space="preserve"> blue king crab</w:t>
      </w:r>
      <w:r w:rsidR="00957639">
        <w:rPr>
          <w:rFonts w:ascii="Times New Roman" w:hAnsi="Times New Roman" w:cs="Times New Roman"/>
        </w:rPr>
        <w:t xml:space="preserve">, primarily because much of the population is protected </w:t>
      </w:r>
      <w:del w:id="17" w:author="William Stockhausen" w:date="2025-12-01T10:53:00Z" w16du:dateUtc="2025-12-01T18:53:00Z">
        <w:r w:rsidR="00957639" w:rsidDel="004D6B7B">
          <w:rPr>
            <w:rFonts w:ascii="Times New Roman" w:hAnsi="Times New Roman" w:cs="Times New Roman"/>
          </w:rPr>
          <w:delText xml:space="preserve">from fishing </w:delText>
        </w:r>
      </w:del>
      <w:r w:rsidR="00957639">
        <w:rPr>
          <w:rFonts w:ascii="Times New Roman" w:hAnsi="Times New Roman" w:cs="Times New Roman"/>
        </w:rPr>
        <w:t xml:space="preserve">by </w:t>
      </w:r>
      <w:ins w:id="18" w:author="William Stockhausen" w:date="2025-12-01T10:53:00Z" w16du:dateUtc="2025-12-01T18:53:00Z">
        <w:r w:rsidR="004D6B7B">
          <w:rPr>
            <w:rFonts w:ascii="Times New Roman" w:hAnsi="Times New Roman" w:cs="Times New Roman"/>
          </w:rPr>
          <w:t xml:space="preserve">the </w:t>
        </w:r>
      </w:ins>
      <w:r w:rsidR="00957639">
        <w:rPr>
          <w:rFonts w:ascii="Times New Roman" w:hAnsi="Times New Roman" w:cs="Times New Roman"/>
        </w:rPr>
        <w:t xml:space="preserve">size-selective </w:t>
      </w:r>
      <w:ins w:id="19" w:author="William Stockhausen" w:date="2025-12-01T10:53:00Z" w16du:dateUtc="2025-12-01T18:53:00Z">
        <w:r w:rsidR="004D6B7B">
          <w:rPr>
            <w:rFonts w:ascii="Times New Roman" w:hAnsi="Times New Roman" w:cs="Times New Roman"/>
          </w:rPr>
          <w:t xml:space="preserve">nature of the </w:t>
        </w:r>
      </w:ins>
      <w:r w:rsidR="00957639">
        <w:rPr>
          <w:rFonts w:ascii="Times New Roman" w:hAnsi="Times New Roman" w:cs="Times New Roman"/>
        </w:rPr>
        <w:t>fishing</w:t>
      </w:r>
      <w:r w:rsidR="002A460F" w:rsidRPr="00057506">
        <w:rPr>
          <w:rFonts w:ascii="Times New Roman" w:hAnsi="Times New Roman" w:cs="Times New Roman"/>
        </w:rPr>
        <w:t>.</w:t>
      </w:r>
      <w:r w:rsidR="00957639">
        <w:rPr>
          <w:rFonts w:ascii="Times New Roman" w:hAnsi="Times New Roman" w:cs="Times New Roman"/>
        </w:rPr>
        <w:t xml:space="preserve"> </w:t>
      </w:r>
      <w:r w:rsidR="006563B7">
        <w:rPr>
          <w:rFonts w:ascii="Times New Roman" w:hAnsi="Times New Roman" w:cs="Times New Roman"/>
        </w:rPr>
        <w:t>Nonetheless, f</w:t>
      </w:r>
      <w:r w:rsidR="00957639">
        <w:rPr>
          <w:rFonts w:ascii="Times New Roman" w:hAnsi="Times New Roman" w:cs="Times New Roman"/>
        </w:rPr>
        <w:t>ishing can</w:t>
      </w:r>
      <w:r w:rsidR="006563B7">
        <w:rPr>
          <w:rFonts w:ascii="Times New Roman" w:hAnsi="Times New Roman" w:cs="Times New Roman"/>
        </w:rPr>
        <w:t xml:space="preserve"> (and does)</w:t>
      </w:r>
      <w:r w:rsidR="00957639">
        <w:rPr>
          <w:rFonts w:ascii="Times New Roman" w:hAnsi="Times New Roman" w:cs="Times New Roman"/>
        </w:rPr>
        <w:t xml:space="preserve"> have large impacts on the small fraction of the population that is vulnerable to the fishery</w:t>
      </w:r>
      <w:r w:rsidR="002B4B05">
        <w:rPr>
          <w:rFonts w:ascii="Times New Roman" w:hAnsi="Times New Roman" w:cs="Times New Roman"/>
        </w:rPr>
        <w:t>, which in turn can have large implications for the economic stability of the fisheries</w:t>
      </w:r>
      <w:r w:rsidR="005230A8">
        <w:rPr>
          <w:rFonts w:ascii="Times New Roman" w:hAnsi="Times New Roman" w:cs="Times New Roman"/>
        </w:rPr>
        <w:t xml:space="preserve">, particularly if there are feedbacks within the population between growth, maturity, and density </w:t>
      </w:r>
      <w:ins w:id="20" w:author="William Stockhausen" w:date="2025-12-01T10:54:00Z" w16du:dateUtc="2025-12-01T18:54:00Z">
        <w:r w:rsidR="004D6B7B">
          <w:rPr>
            <w:rFonts w:ascii="Times New Roman" w:hAnsi="Times New Roman" w:cs="Times New Roman"/>
          </w:rPr>
          <w:t>(</w:t>
        </w:r>
      </w:ins>
      <w:r w:rsidR="005230A8">
        <w:rPr>
          <w:rFonts w:ascii="Times New Roman" w:hAnsi="Times New Roman" w:cs="Times New Roman"/>
        </w:rPr>
        <w:t>as in snow crab</w:t>
      </w:r>
      <w:ins w:id="21" w:author="William Stockhausen" w:date="2025-12-01T10:54:00Z" w16du:dateUtc="2025-12-01T18:54:00Z">
        <w:r w:rsidR="004D6B7B">
          <w:rPr>
            <w:rFonts w:ascii="Times New Roman" w:hAnsi="Times New Roman" w:cs="Times New Roman"/>
          </w:rPr>
          <w:t xml:space="preserve">, </w:t>
        </w:r>
      </w:ins>
      <w:del w:id="22" w:author="William Stockhausen" w:date="2025-12-01T10:54:00Z" w16du:dateUtc="2025-12-01T18:54:00Z">
        <w:r w:rsidR="005230A8" w:rsidDel="004D6B7B">
          <w:rPr>
            <w:rFonts w:ascii="Times New Roman" w:hAnsi="Times New Roman" w:cs="Times New Roman"/>
          </w:rPr>
          <w:delText xml:space="preserve"> (</w:delText>
        </w:r>
      </w:del>
      <w:r w:rsidR="00654790">
        <w:rPr>
          <w:rFonts w:ascii="Times New Roman" w:hAnsi="Times New Roman" w:cs="Times New Roman"/>
        </w:rPr>
        <w:t>10</w:t>
      </w:r>
      <w:r w:rsidR="005230A8">
        <w:rPr>
          <w:rFonts w:ascii="Times New Roman" w:hAnsi="Times New Roman" w:cs="Times New Roman"/>
        </w:rPr>
        <w:t>)</w:t>
      </w:r>
      <w:r w:rsidR="002B4B05">
        <w:rPr>
          <w:rFonts w:ascii="Times New Roman" w:hAnsi="Times New Roman" w:cs="Times New Roman"/>
        </w:rPr>
        <w:t xml:space="preserve">. </w:t>
      </w:r>
    </w:p>
    <w:p w14:paraId="72E9B09E" w14:textId="5CB0B424" w:rsidR="00561ACE" w:rsidRPr="00057506" w:rsidRDefault="00957639" w:rsidP="004A3010">
      <w:pPr>
        <w:jc w:val="both"/>
        <w:rPr>
          <w:rFonts w:ascii="Times New Roman" w:hAnsi="Times New Roman" w:cs="Times New Roman"/>
        </w:rPr>
      </w:pPr>
      <w:r>
        <w:rPr>
          <w:rFonts w:ascii="Times New Roman" w:hAnsi="Times New Roman" w:cs="Times New Roman"/>
        </w:rPr>
        <w:t>Even when estimated fishing mortality is high, c</w:t>
      </w:r>
      <w:r w:rsidR="00186F52" w:rsidRPr="00057506">
        <w:rPr>
          <w:rFonts w:ascii="Times New Roman" w:hAnsi="Times New Roman" w:cs="Times New Roman"/>
        </w:rPr>
        <w:t xml:space="preserve">aution must be taken </w:t>
      </w:r>
      <w:r w:rsidR="003C5C5C" w:rsidRPr="00057506">
        <w:rPr>
          <w:rFonts w:ascii="Times New Roman" w:hAnsi="Times New Roman" w:cs="Times New Roman"/>
        </w:rPr>
        <w:t xml:space="preserve">when using </w:t>
      </w:r>
      <w:r>
        <w:rPr>
          <w:rFonts w:ascii="Times New Roman" w:hAnsi="Times New Roman" w:cs="Times New Roman"/>
        </w:rPr>
        <w:t>it</w:t>
      </w:r>
      <w:r w:rsidR="003C5C5C" w:rsidRPr="00057506">
        <w:rPr>
          <w:rFonts w:ascii="Times New Roman" w:hAnsi="Times New Roman" w:cs="Times New Roman"/>
        </w:rPr>
        <w:t xml:space="preserve"> as an ind</w:t>
      </w:r>
      <w:r>
        <w:rPr>
          <w:rFonts w:ascii="Times New Roman" w:hAnsi="Times New Roman" w:cs="Times New Roman"/>
        </w:rPr>
        <w:t>icator of fishery-driven decline</w:t>
      </w:r>
      <w:r w:rsidR="00186F52" w:rsidRPr="00057506">
        <w:rPr>
          <w:rFonts w:ascii="Times New Roman" w:hAnsi="Times New Roman" w:cs="Times New Roman"/>
        </w:rPr>
        <w:t xml:space="preserve">. For example, </w:t>
      </w:r>
      <w:r w:rsidR="002A460F" w:rsidRPr="00057506">
        <w:rPr>
          <w:rFonts w:ascii="Times New Roman" w:hAnsi="Times New Roman" w:cs="Times New Roman"/>
        </w:rPr>
        <w:t xml:space="preserve">the decline in snow crab abundance after the 2018-2019 heatwave was primarily driven by declines in the proportion of the population not vulnerable </w:t>
      </w:r>
      <w:r w:rsidR="00DC7F5B" w:rsidRPr="00057506">
        <w:rPr>
          <w:rFonts w:ascii="Times New Roman" w:hAnsi="Times New Roman" w:cs="Times New Roman"/>
        </w:rPr>
        <w:t xml:space="preserve">to the fishery; </w:t>
      </w:r>
      <w:r w:rsidR="007C24FC">
        <w:rPr>
          <w:rFonts w:ascii="Times New Roman" w:hAnsi="Times New Roman" w:cs="Times New Roman"/>
        </w:rPr>
        <w:t>&lt;1</w:t>
      </w:r>
      <w:r w:rsidR="00DC7F5B" w:rsidRPr="00057506">
        <w:rPr>
          <w:rFonts w:ascii="Times New Roman" w:hAnsi="Times New Roman" w:cs="Times New Roman"/>
        </w:rPr>
        <w:t xml:space="preserve">% of the population was large enough to be retained in the fishery (figure </w:t>
      </w:r>
      <w:r w:rsidR="007A7E98">
        <w:rPr>
          <w:rFonts w:ascii="Times New Roman" w:hAnsi="Times New Roman" w:cs="Times New Roman"/>
        </w:rPr>
        <w:t>4</w:t>
      </w:r>
      <w:r w:rsidR="00DC7F5B" w:rsidRPr="00057506">
        <w:rPr>
          <w:rFonts w:ascii="Times New Roman" w:hAnsi="Times New Roman" w:cs="Times New Roman"/>
        </w:rPr>
        <w:t>). S</w:t>
      </w:r>
      <w:r w:rsidR="00FE3307" w:rsidRPr="00057506">
        <w:rPr>
          <w:rFonts w:ascii="Times New Roman" w:hAnsi="Times New Roman" w:cs="Times New Roman"/>
        </w:rPr>
        <w:t xml:space="preserve">o, even though estimated fishing mortality was high, it was </w:t>
      </w:r>
      <w:r w:rsidR="00E42592" w:rsidRPr="00057506">
        <w:rPr>
          <w:rFonts w:ascii="Times New Roman" w:hAnsi="Times New Roman" w:cs="Times New Roman"/>
        </w:rPr>
        <w:t>clearly</w:t>
      </w:r>
      <w:r w:rsidR="008B4D1D" w:rsidRPr="00057506">
        <w:rPr>
          <w:rFonts w:ascii="Times New Roman" w:hAnsi="Times New Roman" w:cs="Times New Roman"/>
        </w:rPr>
        <w:t xml:space="preserve"> </w:t>
      </w:r>
      <w:r w:rsidR="00FE3307" w:rsidRPr="00057506">
        <w:rPr>
          <w:rFonts w:ascii="Times New Roman" w:hAnsi="Times New Roman" w:cs="Times New Roman"/>
        </w:rPr>
        <w:t xml:space="preserve">not the driver of the </w:t>
      </w:r>
      <w:r w:rsidR="00DC7F5B" w:rsidRPr="00057506">
        <w:rPr>
          <w:rFonts w:ascii="Times New Roman" w:hAnsi="Times New Roman" w:cs="Times New Roman"/>
        </w:rPr>
        <w:t xml:space="preserve">population-wide </w:t>
      </w:r>
      <w:r w:rsidR="00FE3307" w:rsidRPr="00057506">
        <w:rPr>
          <w:rFonts w:ascii="Times New Roman" w:hAnsi="Times New Roman" w:cs="Times New Roman"/>
        </w:rPr>
        <w:t>collapse.</w:t>
      </w:r>
      <w:r w:rsidR="00DC7F5B" w:rsidRPr="00057506">
        <w:rPr>
          <w:rFonts w:ascii="Times New Roman" w:hAnsi="Times New Roman" w:cs="Times New Roman"/>
        </w:rPr>
        <w:t xml:space="preserve"> </w:t>
      </w:r>
      <w:r w:rsidR="005B727C" w:rsidRPr="00057506">
        <w:rPr>
          <w:rFonts w:ascii="Times New Roman" w:hAnsi="Times New Roman" w:cs="Times New Roman"/>
        </w:rPr>
        <w:t xml:space="preserve">The remaining large drops </w:t>
      </w:r>
      <w:r w:rsidR="005B727C" w:rsidRPr="00057506">
        <w:rPr>
          <w:rFonts w:ascii="Times New Roman" w:hAnsi="Times New Roman" w:cs="Times New Roman"/>
        </w:rPr>
        <w:lastRenderedPageBreak/>
        <w:t xml:space="preserve">in abundance </w:t>
      </w:r>
      <w:r w:rsidR="00DC7F5B" w:rsidRPr="00057506">
        <w:rPr>
          <w:rFonts w:ascii="Times New Roman" w:hAnsi="Times New Roman" w:cs="Times New Roman"/>
        </w:rPr>
        <w:t xml:space="preserve">for Bering Sea crab </w:t>
      </w:r>
      <w:r w:rsidR="005B727C" w:rsidRPr="00057506">
        <w:rPr>
          <w:rFonts w:ascii="Times New Roman" w:hAnsi="Times New Roman" w:cs="Times New Roman"/>
        </w:rPr>
        <w:t xml:space="preserve">were related to increased mortality, low recruitment, or a combination of the two. </w:t>
      </w:r>
      <w:r w:rsidR="00E42592" w:rsidRPr="00057506">
        <w:rPr>
          <w:rFonts w:ascii="Times New Roman" w:hAnsi="Times New Roman" w:cs="Times New Roman"/>
        </w:rPr>
        <w:t>Clusters of population declines occurred during</w:t>
      </w:r>
      <w:r w:rsidR="005B727C" w:rsidRPr="00057506">
        <w:rPr>
          <w:rFonts w:ascii="Times New Roman" w:hAnsi="Times New Roman" w:cs="Times New Roman"/>
        </w:rPr>
        <w:t xml:space="preserve"> three periods: 1980</w:t>
      </w:r>
      <w:r w:rsidR="00712DEC" w:rsidRPr="00057506">
        <w:rPr>
          <w:rFonts w:ascii="Times New Roman" w:hAnsi="Times New Roman" w:cs="Times New Roman"/>
        </w:rPr>
        <w:t>-1984, 1996-1999, and 2015-2020</w:t>
      </w:r>
      <w:r w:rsidR="00E42592" w:rsidRPr="00057506">
        <w:rPr>
          <w:rFonts w:ascii="Times New Roman" w:hAnsi="Times New Roman" w:cs="Times New Roman"/>
        </w:rPr>
        <w:t>. These all marked periods of ecosystem change and</w:t>
      </w:r>
      <w:r w:rsidR="006A4D3C">
        <w:rPr>
          <w:rFonts w:ascii="Times New Roman" w:hAnsi="Times New Roman" w:cs="Times New Roman"/>
        </w:rPr>
        <w:t>/or</w:t>
      </w:r>
      <w:r w:rsidR="00E42592" w:rsidRPr="00057506">
        <w:rPr>
          <w:rFonts w:ascii="Times New Roman" w:hAnsi="Times New Roman" w:cs="Times New Roman"/>
        </w:rPr>
        <w:t xml:space="preserve"> were relatively warm</w:t>
      </w:r>
      <w:r w:rsidR="00775C8A" w:rsidRPr="00057506">
        <w:rPr>
          <w:rFonts w:ascii="Times New Roman" w:hAnsi="Times New Roman" w:cs="Times New Roman"/>
        </w:rPr>
        <w:t xml:space="preserve"> (</w:t>
      </w:r>
      <w:r w:rsidR="00654790">
        <w:rPr>
          <w:rFonts w:ascii="Times New Roman" w:hAnsi="Times New Roman" w:cs="Times New Roman"/>
        </w:rPr>
        <w:t>11</w:t>
      </w:r>
      <w:r w:rsidR="00775C8A" w:rsidRPr="00057506">
        <w:rPr>
          <w:rFonts w:ascii="Times New Roman" w:hAnsi="Times New Roman" w:cs="Times New Roman"/>
        </w:rPr>
        <w:t>)</w:t>
      </w:r>
      <w:r w:rsidR="00E42592" w:rsidRPr="00057506">
        <w:rPr>
          <w:rFonts w:ascii="Times New Roman" w:hAnsi="Times New Roman" w:cs="Times New Roman"/>
        </w:rPr>
        <w:t xml:space="preserve">. </w:t>
      </w:r>
    </w:p>
    <w:p w14:paraId="51569809" w14:textId="37C26E38" w:rsidR="00C57690" w:rsidRDefault="00E316F2" w:rsidP="00C57690">
      <w:pPr>
        <w:jc w:val="both"/>
        <w:rPr>
          <w:rFonts w:ascii="Times New Roman" w:hAnsi="Times New Roman" w:cs="Times New Roman"/>
        </w:rPr>
      </w:pPr>
      <w:r w:rsidRPr="00057506">
        <w:rPr>
          <w:rFonts w:ascii="Times New Roman" w:hAnsi="Times New Roman" w:cs="Times New Roman"/>
        </w:rPr>
        <w:t xml:space="preserve">The output of our models allows us to </w:t>
      </w:r>
      <w:del w:id="23" w:author="William Stockhausen" w:date="2025-12-01T10:55:00Z" w16du:dateUtc="2025-12-01T18:55:00Z">
        <w:r w:rsidR="001C13DC" w:rsidRPr="00057506" w:rsidDel="004D6B7B">
          <w:rPr>
            <w:rFonts w:ascii="Times New Roman" w:hAnsi="Times New Roman" w:cs="Times New Roman"/>
          </w:rPr>
          <w:delText xml:space="preserve">develop </w:delText>
        </w:r>
      </w:del>
      <w:r w:rsidR="00C0337C">
        <w:rPr>
          <w:rFonts w:ascii="Times New Roman" w:hAnsi="Times New Roman" w:cs="Times New Roman"/>
        </w:rPr>
        <w:t>begin to develop ecological</w:t>
      </w:r>
      <w:r w:rsidR="00F963BD">
        <w:rPr>
          <w:rFonts w:ascii="Times New Roman" w:hAnsi="Times New Roman" w:cs="Times New Roman"/>
        </w:rPr>
        <w:t xml:space="preserve"> histories </w:t>
      </w:r>
      <w:r w:rsidRPr="00057506">
        <w:rPr>
          <w:rFonts w:ascii="Times New Roman" w:hAnsi="Times New Roman" w:cs="Times New Roman"/>
        </w:rPr>
        <w:t xml:space="preserve">for each </w:t>
      </w:r>
      <w:r w:rsidR="00FC00B0" w:rsidRPr="00057506">
        <w:rPr>
          <w:rFonts w:ascii="Times New Roman" w:hAnsi="Times New Roman" w:cs="Times New Roman"/>
        </w:rPr>
        <w:t>population</w:t>
      </w:r>
      <w:r w:rsidRPr="00057506">
        <w:rPr>
          <w:rFonts w:ascii="Times New Roman" w:hAnsi="Times New Roman" w:cs="Times New Roman"/>
        </w:rPr>
        <w:t xml:space="preserve">. </w:t>
      </w:r>
      <w:r w:rsidR="00A33236">
        <w:rPr>
          <w:rFonts w:ascii="Times New Roman" w:hAnsi="Times New Roman" w:cs="Times New Roman"/>
        </w:rPr>
        <w:t>For example, s</w:t>
      </w:r>
      <w:r w:rsidR="00862550" w:rsidRPr="00057506">
        <w:rPr>
          <w:rFonts w:ascii="Times New Roman" w:hAnsi="Times New Roman" w:cs="Times New Roman"/>
        </w:rPr>
        <w:t>now crab</w:t>
      </w:r>
      <w:r w:rsidR="00750CEC" w:rsidRPr="00057506">
        <w:rPr>
          <w:rFonts w:ascii="Times New Roman" w:hAnsi="Times New Roman" w:cs="Times New Roman"/>
        </w:rPr>
        <w:t xml:space="preserve"> has gone through two periods of boom and bust. The </w:t>
      </w:r>
      <w:r w:rsidR="00DC7F5B" w:rsidRPr="00057506">
        <w:rPr>
          <w:rFonts w:ascii="Times New Roman" w:hAnsi="Times New Roman" w:cs="Times New Roman"/>
        </w:rPr>
        <w:t xml:space="preserve">largest </w:t>
      </w:r>
      <w:r w:rsidR="00750CEC" w:rsidRPr="00057506">
        <w:rPr>
          <w:rFonts w:ascii="Times New Roman" w:hAnsi="Times New Roman" w:cs="Times New Roman"/>
        </w:rPr>
        <w:t>population abundances occurred during 1990s, but the population decline</w:t>
      </w:r>
      <w:r w:rsidR="00DC7F5B" w:rsidRPr="00057506">
        <w:rPr>
          <w:rFonts w:ascii="Times New Roman" w:hAnsi="Times New Roman" w:cs="Times New Roman"/>
        </w:rPr>
        <w:t>d</w:t>
      </w:r>
      <w:r w:rsidR="00750CEC" w:rsidRPr="00057506">
        <w:rPr>
          <w:rFonts w:ascii="Times New Roman" w:hAnsi="Times New Roman" w:cs="Times New Roman"/>
        </w:rPr>
        <w:t xml:space="preserve"> sharply in 1999. Neither fishing mortality nor other mortality were above average during this period: the declines were driven by a sustained collapse in recruitment. The management response was</w:t>
      </w:r>
      <w:r w:rsidR="00C0337C">
        <w:rPr>
          <w:rFonts w:ascii="Times New Roman" w:hAnsi="Times New Roman" w:cs="Times New Roman"/>
        </w:rPr>
        <w:t xml:space="preserve"> strong--</w:t>
      </w:r>
      <w:r w:rsidR="00750CEC" w:rsidRPr="00057506">
        <w:rPr>
          <w:rFonts w:ascii="Times New Roman" w:hAnsi="Times New Roman" w:cs="Times New Roman"/>
        </w:rPr>
        <w:t>the population was declared ‘overfished’ (which, in spite of referencing ‘fishing’</w:t>
      </w:r>
      <w:r w:rsidR="00714B27" w:rsidRPr="00057506">
        <w:rPr>
          <w:rFonts w:ascii="Times New Roman" w:hAnsi="Times New Roman" w:cs="Times New Roman"/>
        </w:rPr>
        <w:t>,</w:t>
      </w:r>
      <w:r w:rsidR="00750CEC" w:rsidRPr="00057506">
        <w:rPr>
          <w:rFonts w:ascii="Times New Roman" w:hAnsi="Times New Roman" w:cs="Times New Roman"/>
        </w:rPr>
        <w:t xml:space="preserve"> is a term used to describe a stock that is at low relative abundance regardless of cause</w:t>
      </w:r>
      <w:r w:rsidR="00957639">
        <w:rPr>
          <w:rFonts w:ascii="Times New Roman" w:hAnsi="Times New Roman" w:cs="Times New Roman"/>
        </w:rPr>
        <w:t xml:space="preserve"> in U.S. fisheries</w:t>
      </w:r>
      <w:r w:rsidR="00750CEC" w:rsidRPr="00057506">
        <w:rPr>
          <w:rFonts w:ascii="Times New Roman" w:hAnsi="Times New Roman" w:cs="Times New Roman"/>
        </w:rPr>
        <w:t xml:space="preserve">; </w:t>
      </w:r>
      <w:r w:rsidR="00654790">
        <w:rPr>
          <w:rFonts w:ascii="Times New Roman" w:hAnsi="Times New Roman" w:cs="Times New Roman"/>
        </w:rPr>
        <w:t>12</w:t>
      </w:r>
      <w:r w:rsidR="00C0337C">
        <w:rPr>
          <w:rFonts w:ascii="Times New Roman" w:hAnsi="Times New Roman" w:cs="Times New Roman"/>
        </w:rPr>
        <w:t>)</w:t>
      </w:r>
      <w:r w:rsidR="00750CEC" w:rsidRPr="00057506">
        <w:rPr>
          <w:rFonts w:ascii="Times New Roman" w:hAnsi="Times New Roman" w:cs="Times New Roman"/>
        </w:rPr>
        <w:t xml:space="preserve"> and the stock slowly rebuilt. </w:t>
      </w:r>
      <w:r w:rsidR="005A7C3D" w:rsidRPr="00057506">
        <w:rPr>
          <w:rFonts w:ascii="Times New Roman" w:hAnsi="Times New Roman" w:cs="Times New Roman"/>
        </w:rPr>
        <w:t xml:space="preserve">In the mid-2010s, the largest recruitment event observed in the population occurred and the population was projected </w:t>
      </w:r>
      <w:r w:rsidR="00714B27" w:rsidRPr="00057506">
        <w:rPr>
          <w:rFonts w:ascii="Times New Roman" w:hAnsi="Times New Roman" w:cs="Times New Roman"/>
        </w:rPr>
        <w:t xml:space="preserve">to </w:t>
      </w:r>
      <w:r w:rsidR="005A7C3D" w:rsidRPr="00057506">
        <w:rPr>
          <w:rFonts w:ascii="Times New Roman" w:hAnsi="Times New Roman" w:cs="Times New Roman"/>
        </w:rPr>
        <w:t>increase to abundances not seen since the 1990s. However, the population collapsed again before those projections could come to fru</w:t>
      </w:r>
      <w:r w:rsidR="00A53C30" w:rsidRPr="00057506">
        <w:rPr>
          <w:rFonts w:ascii="Times New Roman" w:hAnsi="Times New Roman" w:cs="Times New Roman"/>
        </w:rPr>
        <w:t xml:space="preserve">ition and this collapse was </w:t>
      </w:r>
      <w:r w:rsidR="00DC7F5B" w:rsidRPr="00057506">
        <w:rPr>
          <w:rFonts w:ascii="Times New Roman" w:hAnsi="Times New Roman" w:cs="Times New Roman"/>
        </w:rPr>
        <w:t>the</w:t>
      </w:r>
      <w:r w:rsidR="005A7C3D" w:rsidRPr="00057506">
        <w:rPr>
          <w:rFonts w:ascii="Times New Roman" w:hAnsi="Times New Roman" w:cs="Times New Roman"/>
        </w:rPr>
        <w:t xml:space="preserve"> result of</w:t>
      </w:r>
      <w:r w:rsidR="00A53C30" w:rsidRPr="00057506">
        <w:rPr>
          <w:rFonts w:ascii="Times New Roman" w:hAnsi="Times New Roman" w:cs="Times New Roman"/>
        </w:rPr>
        <w:t xml:space="preserve"> a mortality event, not a</w:t>
      </w:r>
      <w:r w:rsidR="005A7C3D" w:rsidRPr="00057506">
        <w:rPr>
          <w:rFonts w:ascii="Times New Roman" w:hAnsi="Times New Roman" w:cs="Times New Roman"/>
        </w:rPr>
        <w:t xml:space="preserve"> recruitment failure. A model </w:t>
      </w:r>
      <w:proofErr w:type="gramStart"/>
      <w:r w:rsidR="005A7C3D" w:rsidRPr="00057506">
        <w:rPr>
          <w:rFonts w:ascii="Times New Roman" w:hAnsi="Times New Roman" w:cs="Times New Roman"/>
        </w:rPr>
        <w:t>similar to</w:t>
      </w:r>
      <w:proofErr w:type="gramEnd"/>
      <w:r w:rsidR="005A7C3D" w:rsidRPr="00057506">
        <w:rPr>
          <w:rFonts w:ascii="Times New Roman" w:hAnsi="Times New Roman" w:cs="Times New Roman"/>
        </w:rPr>
        <w:t xml:space="preserve"> those used within this manuscript was developed for snow crab to try to understand what drove the mortality behind the collapse. Predation, cannibalism, </w:t>
      </w:r>
      <w:r w:rsidR="00985358">
        <w:rPr>
          <w:rFonts w:ascii="Times New Roman" w:hAnsi="Times New Roman" w:cs="Times New Roman"/>
        </w:rPr>
        <w:t>temperature</w:t>
      </w:r>
      <w:r w:rsidR="005A7C3D" w:rsidRPr="00057506">
        <w:rPr>
          <w:rFonts w:ascii="Times New Roman" w:hAnsi="Times New Roman" w:cs="Times New Roman"/>
        </w:rPr>
        <w:t xml:space="preserve">, disease, non-directed fishery bycatch, and </w:t>
      </w:r>
      <w:r w:rsidR="00985358">
        <w:rPr>
          <w:rFonts w:ascii="Times New Roman" w:hAnsi="Times New Roman" w:cs="Times New Roman"/>
        </w:rPr>
        <w:t>density-dependent effects</w:t>
      </w:r>
      <w:r w:rsidR="005A7C3D" w:rsidRPr="00057506">
        <w:rPr>
          <w:rFonts w:ascii="Times New Roman" w:hAnsi="Times New Roman" w:cs="Times New Roman"/>
        </w:rPr>
        <w:t xml:space="preserve"> were considered as potential drivers. Ultimately, the model output suggested that the 2018-2019 marine heatwave increased the metabolic requirements for snow crab and that starvation likely contributed to the collapse</w:t>
      </w:r>
      <w:r w:rsidR="00A53C30" w:rsidRPr="00057506">
        <w:rPr>
          <w:rFonts w:ascii="Times New Roman" w:hAnsi="Times New Roman" w:cs="Times New Roman"/>
        </w:rPr>
        <w:t xml:space="preserve"> (</w:t>
      </w:r>
      <w:r w:rsidR="00A353E4">
        <w:rPr>
          <w:rFonts w:ascii="Times New Roman" w:hAnsi="Times New Roman" w:cs="Times New Roman"/>
        </w:rPr>
        <w:t>1</w:t>
      </w:r>
      <w:r w:rsidR="00A53C30" w:rsidRPr="00057506">
        <w:rPr>
          <w:rFonts w:ascii="Times New Roman" w:hAnsi="Times New Roman" w:cs="Times New Roman"/>
        </w:rPr>
        <w:t>)</w:t>
      </w:r>
      <w:r w:rsidR="005A7C3D" w:rsidRPr="00057506">
        <w:rPr>
          <w:rFonts w:ascii="Times New Roman" w:hAnsi="Times New Roman" w:cs="Times New Roman"/>
        </w:rPr>
        <w:t xml:space="preserve">. </w:t>
      </w:r>
      <w:r w:rsidR="00C57690">
        <w:rPr>
          <w:rFonts w:ascii="Times New Roman" w:hAnsi="Times New Roman" w:cs="Times New Roman"/>
        </w:rPr>
        <w:t>This modeling result</w:t>
      </w:r>
      <w:r w:rsidR="001F4AFE">
        <w:rPr>
          <w:rFonts w:ascii="Times New Roman" w:hAnsi="Times New Roman" w:cs="Times New Roman"/>
        </w:rPr>
        <w:t xml:space="preserve"> was </w:t>
      </w:r>
      <w:del w:id="24" w:author="William Stockhausen" w:date="2025-12-01T10:56:00Z" w16du:dateUtc="2025-12-01T18:56:00Z">
        <w:r w:rsidR="00C57690" w:rsidDel="004D6B7B">
          <w:rPr>
            <w:rFonts w:ascii="Times New Roman" w:hAnsi="Times New Roman" w:cs="Times New Roman"/>
          </w:rPr>
          <w:delText xml:space="preserve">then </w:delText>
        </w:r>
      </w:del>
      <w:r w:rsidR="001F4AFE">
        <w:rPr>
          <w:rFonts w:ascii="Times New Roman" w:hAnsi="Times New Roman" w:cs="Times New Roman"/>
        </w:rPr>
        <w:t xml:space="preserve">later </w:t>
      </w:r>
      <w:r w:rsidR="00C57690">
        <w:rPr>
          <w:rFonts w:ascii="Times New Roman" w:hAnsi="Times New Roman" w:cs="Times New Roman"/>
        </w:rPr>
        <w:t>corroborated by</w:t>
      </w:r>
      <w:r w:rsidR="001F4AFE">
        <w:rPr>
          <w:rFonts w:ascii="Times New Roman" w:hAnsi="Times New Roman" w:cs="Times New Roman"/>
        </w:rPr>
        <w:t xml:space="preserve"> </w:t>
      </w:r>
      <w:r w:rsidR="00C57690">
        <w:rPr>
          <w:rFonts w:ascii="Times New Roman" w:hAnsi="Times New Roman" w:cs="Times New Roman"/>
        </w:rPr>
        <w:t xml:space="preserve">laboratory and field studies </w:t>
      </w:r>
      <w:r w:rsidR="001F4AFE">
        <w:rPr>
          <w:rFonts w:ascii="Times New Roman" w:hAnsi="Times New Roman" w:cs="Times New Roman"/>
        </w:rPr>
        <w:t>(</w:t>
      </w:r>
      <w:r w:rsidR="00654790">
        <w:rPr>
          <w:rFonts w:ascii="Times New Roman" w:hAnsi="Times New Roman" w:cs="Times New Roman"/>
        </w:rPr>
        <w:t>13, 14</w:t>
      </w:r>
      <w:r w:rsidR="001F4AFE">
        <w:rPr>
          <w:rFonts w:ascii="Times New Roman" w:hAnsi="Times New Roman" w:cs="Times New Roman"/>
        </w:rPr>
        <w:t>).</w:t>
      </w:r>
      <w:r w:rsidR="00C57690">
        <w:rPr>
          <w:rFonts w:ascii="Times New Roman" w:hAnsi="Times New Roman" w:cs="Times New Roman"/>
        </w:rPr>
        <w:t xml:space="preserve"> </w:t>
      </w:r>
    </w:p>
    <w:p w14:paraId="003FAFCD" w14:textId="31E38489" w:rsidR="00FC00B0" w:rsidRDefault="00C0337C" w:rsidP="004A3010">
      <w:pPr>
        <w:jc w:val="both"/>
        <w:rPr>
          <w:rFonts w:ascii="Times New Roman" w:hAnsi="Times New Roman" w:cs="Times New Roman"/>
        </w:rPr>
      </w:pPr>
      <w:r>
        <w:rPr>
          <w:rFonts w:ascii="Times New Roman" w:hAnsi="Times New Roman" w:cs="Times New Roman"/>
        </w:rPr>
        <w:t>Ecological</w:t>
      </w:r>
      <w:r w:rsidR="004053C7">
        <w:rPr>
          <w:rFonts w:ascii="Times New Roman" w:hAnsi="Times New Roman" w:cs="Times New Roman"/>
        </w:rPr>
        <w:t xml:space="preserve"> histories</w:t>
      </w:r>
      <w:r w:rsidR="001C13DC" w:rsidRPr="00057506">
        <w:rPr>
          <w:rFonts w:ascii="Times New Roman" w:hAnsi="Times New Roman" w:cs="Times New Roman"/>
        </w:rPr>
        <w:t xml:space="preserve"> </w:t>
      </w:r>
      <w:r w:rsidR="009E7391" w:rsidRPr="00057506">
        <w:rPr>
          <w:rFonts w:ascii="Times New Roman" w:hAnsi="Times New Roman" w:cs="Times New Roman"/>
        </w:rPr>
        <w:t>are</w:t>
      </w:r>
      <w:r w:rsidR="001C13DC" w:rsidRPr="00057506">
        <w:rPr>
          <w:rFonts w:ascii="Times New Roman" w:hAnsi="Times New Roman" w:cs="Times New Roman"/>
        </w:rPr>
        <w:t xml:space="preserve"> only possible when using models that estimate a time-varying ‘other mortality’</w:t>
      </w:r>
      <w:r w:rsidR="005230A8">
        <w:rPr>
          <w:rFonts w:ascii="Times New Roman" w:hAnsi="Times New Roman" w:cs="Times New Roman"/>
        </w:rPr>
        <w:t xml:space="preserve"> (see SI for more stock-specific histories)</w:t>
      </w:r>
      <w:r w:rsidR="001F4AFE">
        <w:rPr>
          <w:rFonts w:ascii="Times New Roman" w:hAnsi="Times New Roman" w:cs="Times New Roman"/>
        </w:rPr>
        <w:t xml:space="preserve">. </w:t>
      </w:r>
      <w:r w:rsidR="00443142" w:rsidRPr="00057506">
        <w:rPr>
          <w:rFonts w:ascii="Times New Roman" w:hAnsi="Times New Roman" w:cs="Times New Roman"/>
        </w:rPr>
        <w:t xml:space="preserve">Developing appropriate indices </w:t>
      </w:r>
      <w:r w:rsidR="006A4D3C">
        <w:rPr>
          <w:rFonts w:ascii="Times New Roman" w:hAnsi="Times New Roman" w:cs="Times New Roman"/>
        </w:rPr>
        <w:t>to evaluate drivers of population change as was done for snow crab</w:t>
      </w:r>
      <w:r w:rsidR="00443142" w:rsidRPr="00057506">
        <w:rPr>
          <w:rFonts w:ascii="Times New Roman" w:hAnsi="Times New Roman" w:cs="Times New Roman"/>
        </w:rPr>
        <w:t xml:space="preserve"> is time- and resource-intensive and depend</w:t>
      </w:r>
      <w:r w:rsidR="00443142">
        <w:rPr>
          <w:rFonts w:ascii="Times New Roman" w:hAnsi="Times New Roman" w:cs="Times New Roman"/>
        </w:rPr>
        <w:t>s</w:t>
      </w:r>
      <w:r w:rsidR="00443142" w:rsidRPr="00057506">
        <w:rPr>
          <w:rFonts w:ascii="Times New Roman" w:hAnsi="Times New Roman" w:cs="Times New Roman"/>
        </w:rPr>
        <w:t xml:space="preserve"> on continued funding for surveys and laboratory studies.</w:t>
      </w:r>
      <w:r w:rsidR="00443142">
        <w:rPr>
          <w:rFonts w:ascii="Times New Roman" w:hAnsi="Times New Roman" w:cs="Times New Roman"/>
        </w:rPr>
        <w:t xml:space="preserve"> </w:t>
      </w:r>
      <w:r w:rsidR="001F4AFE">
        <w:rPr>
          <w:rFonts w:ascii="Times New Roman" w:hAnsi="Times New Roman" w:cs="Times New Roman"/>
        </w:rPr>
        <w:t>W</w:t>
      </w:r>
      <w:r w:rsidR="001C13DC" w:rsidRPr="00057506">
        <w:rPr>
          <w:rFonts w:ascii="Times New Roman" w:hAnsi="Times New Roman" w:cs="Times New Roman"/>
        </w:rPr>
        <w:t>e argue that this sort of history-building will be</w:t>
      </w:r>
      <w:r w:rsidR="006A4D3C">
        <w:rPr>
          <w:rFonts w:ascii="Times New Roman" w:hAnsi="Times New Roman" w:cs="Times New Roman"/>
        </w:rPr>
        <w:t xml:space="preserve"> increasingly</w:t>
      </w:r>
      <w:r w:rsidR="001C13DC" w:rsidRPr="00057506">
        <w:rPr>
          <w:rFonts w:ascii="Times New Roman" w:hAnsi="Times New Roman" w:cs="Times New Roman"/>
        </w:rPr>
        <w:t xml:space="preserve"> </w:t>
      </w:r>
      <w:r w:rsidR="00C30B28">
        <w:rPr>
          <w:rFonts w:ascii="Times New Roman" w:hAnsi="Times New Roman" w:cs="Times New Roman"/>
        </w:rPr>
        <w:t>important</w:t>
      </w:r>
      <w:r w:rsidR="001C13DC" w:rsidRPr="00057506">
        <w:rPr>
          <w:rFonts w:ascii="Times New Roman" w:hAnsi="Times New Roman" w:cs="Times New Roman"/>
        </w:rPr>
        <w:t xml:space="preserve"> to management, so that population changes for which management has a ‘lever’ to enact change (e.g. directed fishing) can be distinguished from those management does not (e.g. climate change)</w:t>
      </w:r>
      <w:r w:rsidR="001F4AFE">
        <w:rPr>
          <w:rFonts w:ascii="Times New Roman" w:hAnsi="Times New Roman" w:cs="Times New Roman"/>
        </w:rPr>
        <w:t xml:space="preserve"> or </w:t>
      </w:r>
      <w:ins w:id="25" w:author="William Stockhausen" w:date="2025-12-01T10:58:00Z" w16du:dateUtc="2025-12-01T18:58:00Z">
        <w:r w:rsidR="00466A60">
          <w:rPr>
            <w:rFonts w:ascii="Times New Roman" w:hAnsi="Times New Roman" w:cs="Times New Roman"/>
          </w:rPr>
          <w:t xml:space="preserve">those </w:t>
        </w:r>
      </w:ins>
      <w:del w:id="26" w:author="William Stockhausen" w:date="2025-12-01T10:58:00Z" w16du:dateUtc="2025-12-01T18:58:00Z">
        <w:r w:rsidR="001F4AFE" w:rsidDel="00466A60">
          <w:rPr>
            <w:rFonts w:ascii="Times New Roman" w:hAnsi="Times New Roman" w:cs="Times New Roman"/>
          </w:rPr>
          <w:delText xml:space="preserve">currently </w:delText>
        </w:r>
      </w:del>
      <w:ins w:id="27" w:author="William Stockhausen" w:date="2025-12-01T10:58:00Z" w16du:dateUtc="2025-12-01T18:58:00Z">
        <w:r w:rsidR="00466A60">
          <w:rPr>
            <w:rFonts w:ascii="Times New Roman" w:hAnsi="Times New Roman" w:cs="Times New Roman"/>
          </w:rPr>
          <w:t xml:space="preserve">only </w:t>
        </w:r>
      </w:ins>
      <w:r w:rsidR="001F4AFE">
        <w:rPr>
          <w:rFonts w:ascii="Times New Roman" w:hAnsi="Times New Roman" w:cs="Times New Roman"/>
        </w:rPr>
        <w:t>infrequently consider</w:t>
      </w:r>
      <w:ins w:id="28" w:author="William Stockhausen" w:date="2025-12-01T10:58:00Z" w16du:dateUtc="2025-12-01T18:58:00Z">
        <w:r w:rsidR="00466A60">
          <w:rPr>
            <w:rFonts w:ascii="Times New Roman" w:hAnsi="Times New Roman" w:cs="Times New Roman"/>
          </w:rPr>
          <w:t>ed</w:t>
        </w:r>
      </w:ins>
      <w:del w:id="29" w:author="William Stockhausen" w:date="2025-12-01T10:58:00Z" w16du:dateUtc="2025-12-01T18:58:00Z">
        <w:r w:rsidR="001F4AFE" w:rsidDel="00466A60">
          <w:rPr>
            <w:rFonts w:ascii="Times New Roman" w:hAnsi="Times New Roman" w:cs="Times New Roman"/>
          </w:rPr>
          <w:delText>s</w:delText>
        </w:r>
      </w:del>
      <w:r w:rsidR="001F4AFE">
        <w:rPr>
          <w:rFonts w:ascii="Times New Roman" w:hAnsi="Times New Roman" w:cs="Times New Roman"/>
        </w:rPr>
        <w:t xml:space="preserve"> (e.g. predation or disease)</w:t>
      </w:r>
      <w:r w:rsidR="001C13DC" w:rsidRPr="00057506">
        <w:rPr>
          <w:rFonts w:ascii="Times New Roman" w:hAnsi="Times New Roman" w:cs="Times New Roman"/>
        </w:rPr>
        <w:t>.</w:t>
      </w:r>
      <w:r w:rsidR="00C30B28">
        <w:rPr>
          <w:rFonts w:ascii="Times New Roman" w:hAnsi="Times New Roman" w:cs="Times New Roman"/>
        </w:rPr>
        <w:t xml:space="preserve"> D</w:t>
      </w:r>
      <w:r w:rsidR="00FC00B0" w:rsidRPr="00057506">
        <w:rPr>
          <w:rFonts w:ascii="Times New Roman" w:hAnsi="Times New Roman" w:cs="Times New Roman"/>
        </w:rPr>
        <w:t>anger</w:t>
      </w:r>
      <w:r w:rsidR="00301035" w:rsidRPr="00057506">
        <w:rPr>
          <w:rFonts w:ascii="Times New Roman" w:hAnsi="Times New Roman" w:cs="Times New Roman"/>
        </w:rPr>
        <w:t>s also exist</w:t>
      </w:r>
      <w:r w:rsidR="00FC00B0" w:rsidRPr="00057506">
        <w:rPr>
          <w:rFonts w:ascii="Times New Roman" w:hAnsi="Times New Roman" w:cs="Times New Roman"/>
        </w:rPr>
        <w:t xml:space="preserve"> in building ‘just-so-stories’ around ecological models.</w:t>
      </w:r>
      <w:r w:rsidR="00301035" w:rsidRPr="00057506">
        <w:rPr>
          <w:rFonts w:ascii="Times New Roman" w:hAnsi="Times New Roman" w:cs="Times New Roman"/>
        </w:rPr>
        <w:t xml:space="preserve"> Determining causality from observation</w:t>
      </w:r>
      <w:r w:rsidR="00561ACE" w:rsidRPr="00057506">
        <w:rPr>
          <w:rFonts w:ascii="Times New Roman" w:hAnsi="Times New Roman" w:cs="Times New Roman"/>
        </w:rPr>
        <w:t>al</w:t>
      </w:r>
      <w:r w:rsidR="00301035" w:rsidRPr="00057506">
        <w:rPr>
          <w:rFonts w:ascii="Times New Roman" w:hAnsi="Times New Roman" w:cs="Times New Roman"/>
        </w:rPr>
        <w:t xml:space="preserve"> data can be difficult, particularly in complex systems </w:t>
      </w:r>
      <w:r w:rsidR="005230A8">
        <w:rPr>
          <w:rFonts w:ascii="Times New Roman" w:hAnsi="Times New Roman" w:cs="Times New Roman"/>
        </w:rPr>
        <w:t>with</w:t>
      </w:r>
      <w:r w:rsidR="00301035" w:rsidRPr="00057506">
        <w:rPr>
          <w:rFonts w:ascii="Times New Roman" w:hAnsi="Times New Roman" w:cs="Times New Roman"/>
        </w:rPr>
        <w:t xml:space="preserve"> relatively short time series</w:t>
      </w:r>
      <w:r w:rsidR="00561ACE" w:rsidRPr="00057506">
        <w:rPr>
          <w:rFonts w:ascii="Times New Roman" w:hAnsi="Times New Roman" w:cs="Times New Roman"/>
        </w:rPr>
        <w:t xml:space="preserve"> (</w:t>
      </w:r>
      <w:r w:rsidR="00654790">
        <w:rPr>
          <w:rFonts w:ascii="Times New Roman" w:hAnsi="Times New Roman" w:cs="Times New Roman"/>
        </w:rPr>
        <w:t>15</w:t>
      </w:r>
      <w:r w:rsidR="00561ACE" w:rsidRPr="00057506">
        <w:rPr>
          <w:rFonts w:ascii="Times New Roman" w:hAnsi="Times New Roman" w:cs="Times New Roman"/>
        </w:rPr>
        <w:t>)</w:t>
      </w:r>
      <w:r w:rsidR="00301035" w:rsidRPr="00057506">
        <w:rPr>
          <w:rFonts w:ascii="Times New Roman" w:hAnsi="Times New Roman" w:cs="Times New Roman"/>
        </w:rPr>
        <w:t xml:space="preserve">. </w:t>
      </w:r>
      <w:r w:rsidR="007F42FB" w:rsidRPr="00057506">
        <w:rPr>
          <w:rFonts w:ascii="Times New Roman" w:hAnsi="Times New Roman" w:cs="Times New Roman"/>
        </w:rPr>
        <w:t>Nonetheless</w:t>
      </w:r>
      <w:r w:rsidR="00FC00B0" w:rsidRPr="00057506">
        <w:rPr>
          <w:rFonts w:ascii="Times New Roman" w:hAnsi="Times New Roman" w:cs="Times New Roman"/>
        </w:rPr>
        <w:t>, there are considerable risks in not attempting to understand the population changes in a broader context than just fishery-driven dynamics.</w:t>
      </w:r>
      <w:r w:rsidR="00301035" w:rsidRPr="00057506">
        <w:rPr>
          <w:rFonts w:ascii="Times New Roman" w:hAnsi="Times New Roman" w:cs="Times New Roman"/>
        </w:rPr>
        <w:t xml:space="preserve"> </w:t>
      </w:r>
      <w:r w:rsidR="001F4AFE">
        <w:rPr>
          <w:rFonts w:ascii="Times New Roman" w:hAnsi="Times New Roman" w:cs="Times New Roman"/>
        </w:rPr>
        <w:t>A</w:t>
      </w:r>
      <w:r w:rsidR="00301035" w:rsidRPr="00057506">
        <w:rPr>
          <w:rFonts w:ascii="Times New Roman" w:hAnsi="Times New Roman" w:cs="Times New Roman"/>
        </w:rPr>
        <w:t xml:space="preserve">ssuming that population dynamics are driven by fishing when they are </w:t>
      </w:r>
      <w:proofErr w:type="gramStart"/>
      <w:r w:rsidR="00301035" w:rsidRPr="00057506">
        <w:rPr>
          <w:rFonts w:ascii="Times New Roman" w:hAnsi="Times New Roman" w:cs="Times New Roman"/>
        </w:rPr>
        <w:t>actually driven</w:t>
      </w:r>
      <w:proofErr w:type="gramEnd"/>
      <w:r w:rsidR="00301035" w:rsidRPr="00057506">
        <w:rPr>
          <w:rFonts w:ascii="Times New Roman" w:hAnsi="Times New Roman" w:cs="Times New Roman"/>
        </w:rPr>
        <w:t xml:space="preserve"> by climate or disease (for example)</w:t>
      </w:r>
      <w:r w:rsidR="007F42FB" w:rsidRPr="00057506">
        <w:rPr>
          <w:rFonts w:ascii="Times New Roman" w:hAnsi="Times New Roman" w:cs="Times New Roman"/>
        </w:rPr>
        <w:t xml:space="preserve"> can result in </w:t>
      </w:r>
      <w:r w:rsidR="00B10A94" w:rsidRPr="00057506">
        <w:rPr>
          <w:rFonts w:ascii="Times New Roman" w:hAnsi="Times New Roman" w:cs="Times New Roman"/>
        </w:rPr>
        <w:t xml:space="preserve">misdirected (and ultimately </w:t>
      </w:r>
      <w:r w:rsidR="007F42FB" w:rsidRPr="00057506">
        <w:rPr>
          <w:rFonts w:ascii="Times New Roman" w:hAnsi="Times New Roman" w:cs="Times New Roman"/>
        </w:rPr>
        <w:t>wasted</w:t>
      </w:r>
      <w:r w:rsidR="00B10A94" w:rsidRPr="00057506">
        <w:rPr>
          <w:rFonts w:ascii="Times New Roman" w:hAnsi="Times New Roman" w:cs="Times New Roman"/>
        </w:rPr>
        <w:t>)</w:t>
      </w:r>
      <w:r w:rsidR="007F42FB" w:rsidRPr="00057506">
        <w:rPr>
          <w:rFonts w:ascii="Times New Roman" w:hAnsi="Times New Roman" w:cs="Times New Roman"/>
        </w:rPr>
        <w:t xml:space="preserve"> management resources. Experiments</w:t>
      </w:r>
      <w:r w:rsidR="00775C8A" w:rsidRPr="00057506">
        <w:rPr>
          <w:rFonts w:ascii="Times New Roman" w:hAnsi="Times New Roman" w:cs="Times New Roman"/>
        </w:rPr>
        <w:t>, surveys, and analyse</w:t>
      </w:r>
      <w:r w:rsidR="007F42FB" w:rsidRPr="00057506">
        <w:rPr>
          <w:rFonts w:ascii="Times New Roman" w:hAnsi="Times New Roman" w:cs="Times New Roman"/>
        </w:rPr>
        <w:t xml:space="preserve">s aimed at identifying drivers of </w:t>
      </w:r>
      <w:r w:rsidR="00495037">
        <w:rPr>
          <w:rFonts w:ascii="Times New Roman" w:hAnsi="Times New Roman" w:cs="Times New Roman"/>
        </w:rPr>
        <w:t>population</w:t>
      </w:r>
      <w:r w:rsidR="00357806" w:rsidRPr="00057506">
        <w:rPr>
          <w:rFonts w:ascii="Times New Roman" w:hAnsi="Times New Roman" w:cs="Times New Roman"/>
        </w:rPr>
        <w:t xml:space="preserve"> change</w:t>
      </w:r>
      <w:r w:rsidR="00495037">
        <w:rPr>
          <w:rFonts w:ascii="Times New Roman" w:hAnsi="Times New Roman" w:cs="Times New Roman"/>
        </w:rPr>
        <w:t>s</w:t>
      </w:r>
      <w:r w:rsidR="00357806" w:rsidRPr="00057506">
        <w:rPr>
          <w:rFonts w:ascii="Times New Roman" w:hAnsi="Times New Roman" w:cs="Times New Roman"/>
        </w:rPr>
        <w:t xml:space="preserve"> are likely the </w:t>
      </w:r>
      <w:r w:rsidR="007F42FB" w:rsidRPr="00057506">
        <w:rPr>
          <w:rFonts w:ascii="Times New Roman" w:hAnsi="Times New Roman" w:cs="Times New Roman"/>
        </w:rPr>
        <w:t>best hope for designing effective management strategies as climate change reorganizes ecosystems.</w:t>
      </w:r>
      <w:r w:rsidR="00FC00B0" w:rsidRPr="00057506">
        <w:rPr>
          <w:rFonts w:ascii="Times New Roman" w:hAnsi="Times New Roman" w:cs="Times New Roman"/>
        </w:rPr>
        <w:t xml:space="preserve"> </w:t>
      </w:r>
    </w:p>
    <w:p w14:paraId="63BE6A52" w14:textId="7E448104" w:rsidR="004F1341" w:rsidRPr="00057506" w:rsidRDefault="00FE5C50" w:rsidP="004A3010">
      <w:pPr>
        <w:jc w:val="both"/>
        <w:rPr>
          <w:rFonts w:ascii="Times New Roman" w:hAnsi="Times New Roman" w:cs="Times New Roman"/>
        </w:rPr>
      </w:pPr>
      <w:r w:rsidRPr="00057506">
        <w:rPr>
          <w:rFonts w:ascii="Times New Roman" w:hAnsi="Times New Roman" w:cs="Times New Roman"/>
        </w:rPr>
        <w:t>Regardless of</w:t>
      </w:r>
      <w:r w:rsidR="003C5C5C" w:rsidRPr="00057506">
        <w:rPr>
          <w:rFonts w:ascii="Times New Roman" w:hAnsi="Times New Roman" w:cs="Times New Roman"/>
        </w:rPr>
        <w:t xml:space="preserve"> the true underlying drivers of population change</w:t>
      </w:r>
      <w:r w:rsidR="007F42FB" w:rsidRPr="00057506">
        <w:rPr>
          <w:rFonts w:ascii="Times New Roman" w:hAnsi="Times New Roman" w:cs="Times New Roman"/>
        </w:rPr>
        <w:t xml:space="preserve"> for Bering Sea crab</w:t>
      </w:r>
      <w:r w:rsidR="003C5C5C" w:rsidRPr="00057506">
        <w:rPr>
          <w:rFonts w:ascii="Times New Roman" w:hAnsi="Times New Roman" w:cs="Times New Roman"/>
        </w:rPr>
        <w:t xml:space="preserve">, </w:t>
      </w:r>
      <w:r w:rsidR="00E76C79" w:rsidRPr="00057506">
        <w:rPr>
          <w:rFonts w:ascii="Times New Roman" w:hAnsi="Times New Roman" w:cs="Times New Roman"/>
        </w:rPr>
        <w:t>Bering Sea crab</w:t>
      </w:r>
      <w:r w:rsidR="007F42FB" w:rsidRPr="00057506">
        <w:rPr>
          <w:rFonts w:ascii="Times New Roman" w:hAnsi="Times New Roman" w:cs="Times New Roman"/>
        </w:rPr>
        <w:t xml:space="preserve"> </w:t>
      </w:r>
      <w:r w:rsidR="00682D84" w:rsidRPr="00057506">
        <w:rPr>
          <w:rFonts w:ascii="Times New Roman" w:hAnsi="Times New Roman" w:cs="Times New Roman"/>
        </w:rPr>
        <w:t>populations are in crisis</w:t>
      </w:r>
      <w:r w:rsidR="00474F3E" w:rsidRPr="00057506">
        <w:rPr>
          <w:rFonts w:ascii="Times New Roman" w:hAnsi="Times New Roman" w:cs="Times New Roman"/>
        </w:rPr>
        <w:t xml:space="preserve">. </w:t>
      </w:r>
      <w:r w:rsidR="000403E5" w:rsidRPr="00057506">
        <w:rPr>
          <w:rFonts w:ascii="Times New Roman" w:hAnsi="Times New Roman" w:cs="Times New Roman"/>
        </w:rPr>
        <w:t xml:space="preserve">The </w:t>
      </w:r>
      <w:r w:rsidR="004F1341" w:rsidRPr="00057506">
        <w:rPr>
          <w:rFonts w:ascii="Times New Roman" w:hAnsi="Times New Roman" w:cs="Times New Roman"/>
        </w:rPr>
        <w:t xml:space="preserve">median estimate of </w:t>
      </w:r>
      <w:r w:rsidR="009E7391" w:rsidRPr="00057506">
        <w:rPr>
          <w:rFonts w:ascii="Times New Roman" w:hAnsi="Times New Roman" w:cs="Times New Roman"/>
        </w:rPr>
        <w:t>commercial</w:t>
      </w:r>
      <w:r w:rsidR="004F1341" w:rsidRPr="00057506">
        <w:rPr>
          <w:rFonts w:ascii="Times New Roman" w:hAnsi="Times New Roman" w:cs="Times New Roman"/>
        </w:rPr>
        <w:t xml:space="preserve"> </w:t>
      </w:r>
      <w:r w:rsidR="009E7391" w:rsidRPr="00057506">
        <w:rPr>
          <w:rFonts w:ascii="Times New Roman" w:hAnsi="Times New Roman" w:cs="Times New Roman"/>
        </w:rPr>
        <w:t>abundance</w:t>
      </w:r>
      <w:r w:rsidR="004F1341" w:rsidRPr="00057506">
        <w:rPr>
          <w:rFonts w:ascii="Times New Roman" w:hAnsi="Times New Roman" w:cs="Times New Roman"/>
        </w:rPr>
        <w:t xml:space="preserve"> </w:t>
      </w:r>
      <w:r w:rsidR="000403E5" w:rsidRPr="00057506">
        <w:rPr>
          <w:rFonts w:ascii="Times New Roman" w:hAnsi="Times New Roman" w:cs="Times New Roman"/>
        </w:rPr>
        <w:t xml:space="preserve">during 2023 </w:t>
      </w:r>
      <w:r w:rsidR="004F1341" w:rsidRPr="00057506">
        <w:rPr>
          <w:rFonts w:ascii="Times New Roman" w:hAnsi="Times New Roman" w:cs="Times New Roman"/>
        </w:rPr>
        <w:t xml:space="preserve">across all </w:t>
      </w:r>
      <w:r w:rsidR="00250E4B" w:rsidRPr="00057506">
        <w:rPr>
          <w:rFonts w:ascii="Times New Roman" w:hAnsi="Times New Roman" w:cs="Times New Roman"/>
        </w:rPr>
        <w:t>population</w:t>
      </w:r>
      <w:r w:rsidR="004F1341" w:rsidRPr="00057506">
        <w:rPr>
          <w:rFonts w:ascii="Times New Roman" w:hAnsi="Times New Roman" w:cs="Times New Roman"/>
        </w:rPr>
        <w:t xml:space="preserve">s </w:t>
      </w:r>
      <w:r w:rsidR="000403E5" w:rsidRPr="00057506">
        <w:rPr>
          <w:rFonts w:ascii="Times New Roman" w:hAnsi="Times New Roman" w:cs="Times New Roman"/>
        </w:rPr>
        <w:t>was</w:t>
      </w:r>
      <w:r w:rsidR="004F1341" w:rsidRPr="00057506">
        <w:rPr>
          <w:rFonts w:ascii="Times New Roman" w:hAnsi="Times New Roman" w:cs="Times New Roman"/>
        </w:rPr>
        <w:t xml:space="preserve"> less than </w:t>
      </w:r>
      <w:r w:rsidR="00907B95" w:rsidRPr="00057506">
        <w:rPr>
          <w:rFonts w:ascii="Times New Roman" w:hAnsi="Times New Roman" w:cs="Times New Roman"/>
        </w:rPr>
        <w:t>5</w:t>
      </w:r>
      <w:r w:rsidR="004F1341" w:rsidRPr="00057506">
        <w:rPr>
          <w:rFonts w:ascii="Times New Roman" w:hAnsi="Times New Roman" w:cs="Times New Roman"/>
        </w:rPr>
        <w:t xml:space="preserve">% of the maximum observed, with the two most economically important </w:t>
      </w:r>
      <w:r w:rsidR="00250E4B" w:rsidRPr="00057506">
        <w:rPr>
          <w:rFonts w:ascii="Times New Roman" w:hAnsi="Times New Roman" w:cs="Times New Roman"/>
        </w:rPr>
        <w:t>population</w:t>
      </w:r>
      <w:r w:rsidR="004F1341" w:rsidRPr="00057506">
        <w:rPr>
          <w:rFonts w:ascii="Times New Roman" w:hAnsi="Times New Roman" w:cs="Times New Roman"/>
        </w:rPr>
        <w:t>s (BBRKC and snow</w:t>
      </w:r>
      <w:r w:rsidR="00E76C79" w:rsidRPr="00057506">
        <w:rPr>
          <w:rFonts w:ascii="Times New Roman" w:hAnsi="Times New Roman" w:cs="Times New Roman"/>
        </w:rPr>
        <w:t xml:space="preserve"> crab</w:t>
      </w:r>
      <w:r w:rsidR="004F1341" w:rsidRPr="00057506">
        <w:rPr>
          <w:rFonts w:ascii="Times New Roman" w:hAnsi="Times New Roman" w:cs="Times New Roman"/>
        </w:rPr>
        <w:t xml:space="preserve">) </w:t>
      </w:r>
      <w:r w:rsidR="000403E5" w:rsidRPr="00057506">
        <w:rPr>
          <w:rFonts w:ascii="Times New Roman" w:hAnsi="Times New Roman" w:cs="Times New Roman"/>
        </w:rPr>
        <w:t>estimated</w:t>
      </w:r>
      <w:r w:rsidR="004F1341" w:rsidRPr="00057506">
        <w:rPr>
          <w:rFonts w:ascii="Times New Roman" w:hAnsi="Times New Roman" w:cs="Times New Roman"/>
        </w:rPr>
        <w:t xml:space="preserve"> at 1.7% and 7.2% of maximum, respectively (figure 4).</w:t>
      </w:r>
      <w:r w:rsidR="00AE0E1C" w:rsidRPr="00057506">
        <w:rPr>
          <w:rFonts w:ascii="Times New Roman" w:hAnsi="Times New Roman" w:cs="Times New Roman"/>
        </w:rPr>
        <w:t xml:space="preserve"> </w:t>
      </w:r>
      <w:r w:rsidR="001169A1" w:rsidRPr="00057506">
        <w:rPr>
          <w:rFonts w:ascii="Times New Roman" w:hAnsi="Times New Roman" w:cs="Times New Roman"/>
        </w:rPr>
        <w:t xml:space="preserve">Given </w:t>
      </w:r>
      <w:r w:rsidR="00760974" w:rsidRPr="00057506">
        <w:rPr>
          <w:rFonts w:ascii="Times New Roman" w:hAnsi="Times New Roman" w:cs="Times New Roman"/>
        </w:rPr>
        <w:t xml:space="preserve">the currently poor status of Bering Sea crab </w:t>
      </w:r>
      <w:r w:rsidR="00250E4B" w:rsidRPr="00057506">
        <w:rPr>
          <w:rFonts w:ascii="Times New Roman" w:hAnsi="Times New Roman" w:cs="Times New Roman"/>
        </w:rPr>
        <w:t>population</w:t>
      </w:r>
      <w:r w:rsidR="00760974" w:rsidRPr="00057506">
        <w:rPr>
          <w:rFonts w:ascii="Times New Roman" w:hAnsi="Times New Roman" w:cs="Times New Roman"/>
        </w:rPr>
        <w:t>s</w:t>
      </w:r>
      <w:r w:rsidR="001169A1" w:rsidRPr="00057506">
        <w:rPr>
          <w:rFonts w:ascii="Times New Roman" w:hAnsi="Times New Roman" w:cs="Times New Roman"/>
        </w:rPr>
        <w:t xml:space="preserve">, it is natural to ask if incorporating the expectation of episodic mortality events into </w:t>
      </w:r>
      <w:r w:rsidR="001830E6" w:rsidRPr="00057506">
        <w:rPr>
          <w:rFonts w:ascii="Times New Roman" w:hAnsi="Times New Roman" w:cs="Times New Roman"/>
        </w:rPr>
        <w:t>biomass and fishing mortality targets</w:t>
      </w:r>
      <w:r w:rsidR="001169A1" w:rsidRPr="00057506">
        <w:rPr>
          <w:rFonts w:ascii="Times New Roman" w:hAnsi="Times New Roman" w:cs="Times New Roman"/>
        </w:rPr>
        <w:t xml:space="preserve"> could improve </w:t>
      </w:r>
      <w:r w:rsidR="00AE0E1C" w:rsidRPr="00057506">
        <w:rPr>
          <w:rFonts w:ascii="Times New Roman" w:hAnsi="Times New Roman" w:cs="Times New Roman"/>
        </w:rPr>
        <w:t xml:space="preserve">management </w:t>
      </w:r>
      <w:r w:rsidR="001169A1" w:rsidRPr="00057506">
        <w:rPr>
          <w:rFonts w:ascii="Times New Roman" w:hAnsi="Times New Roman" w:cs="Times New Roman"/>
        </w:rPr>
        <w:t>outcomes for Bering Sea crab. To explore this question, we parameterized a model based on BBRKC and then calculated equilibrium management targets</w:t>
      </w:r>
      <w:r w:rsidR="00760974" w:rsidRPr="00057506">
        <w:rPr>
          <w:rFonts w:ascii="Times New Roman" w:hAnsi="Times New Roman" w:cs="Times New Roman"/>
        </w:rPr>
        <w:t xml:space="preserve"> and expected yields</w:t>
      </w:r>
      <w:r w:rsidR="00DC7F5B" w:rsidRPr="00057506">
        <w:rPr>
          <w:rFonts w:ascii="Times New Roman" w:hAnsi="Times New Roman" w:cs="Times New Roman"/>
        </w:rPr>
        <w:t xml:space="preserve"> in two ways</w:t>
      </w:r>
      <w:r w:rsidR="00760974" w:rsidRPr="00057506">
        <w:rPr>
          <w:rFonts w:ascii="Times New Roman" w:hAnsi="Times New Roman" w:cs="Times New Roman"/>
        </w:rPr>
        <w:t xml:space="preserve">. In </w:t>
      </w:r>
      <w:r w:rsidR="00E76C79" w:rsidRPr="00057506">
        <w:rPr>
          <w:rFonts w:ascii="Times New Roman" w:hAnsi="Times New Roman" w:cs="Times New Roman"/>
        </w:rPr>
        <w:t>the first</w:t>
      </w:r>
      <w:r w:rsidR="00760974" w:rsidRPr="00057506">
        <w:rPr>
          <w:rFonts w:ascii="Times New Roman" w:hAnsi="Times New Roman" w:cs="Times New Roman"/>
        </w:rPr>
        <w:t xml:space="preserve"> </w:t>
      </w:r>
      <w:r w:rsidR="00985358">
        <w:rPr>
          <w:rFonts w:ascii="Times New Roman" w:hAnsi="Times New Roman" w:cs="Times New Roman"/>
        </w:rPr>
        <w:t>set of projections</w:t>
      </w:r>
      <w:r w:rsidR="00760974" w:rsidRPr="00057506">
        <w:rPr>
          <w:rFonts w:ascii="Times New Roman" w:hAnsi="Times New Roman" w:cs="Times New Roman"/>
        </w:rPr>
        <w:t xml:space="preserve">, </w:t>
      </w:r>
      <w:r w:rsidR="006A4D3C">
        <w:rPr>
          <w:rFonts w:ascii="Times New Roman" w:hAnsi="Times New Roman" w:cs="Times New Roman"/>
        </w:rPr>
        <w:t>other</w:t>
      </w:r>
      <w:r w:rsidR="00760974" w:rsidRPr="00057506">
        <w:rPr>
          <w:rFonts w:ascii="Times New Roman" w:hAnsi="Times New Roman" w:cs="Times New Roman"/>
        </w:rPr>
        <w:t xml:space="preserve"> mortality was assumed </w:t>
      </w:r>
      <w:r w:rsidR="003C5C5C" w:rsidRPr="00057506">
        <w:rPr>
          <w:rFonts w:ascii="Times New Roman" w:hAnsi="Times New Roman" w:cs="Times New Roman"/>
        </w:rPr>
        <w:t xml:space="preserve">to be </w:t>
      </w:r>
      <w:r w:rsidR="003861AB" w:rsidRPr="00057506">
        <w:rPr>
          <w:rFonts w:ascii="Times New Roman" w:hAnsi="Times New Roman" w:cs="Times New Roman"/>
        </w:rPr>
        <w:t>constant. I</w:t>
      </w:r>
      <w:r w:rsidR="00760974" w:rsidRPr="00057506">
        <w:rPr>
          <w:rFonts w:ascii="Times New Roman" w:hAnsi="Times New Roman" w:cs="Times New Roman"/>
        </w:rPr>
        <w:t xml:space="preserve">n the </w:t>
      </w:r>
      <w:r w:rsidR="00E76C79" w:rsidRPr="00057506">
        <w:rPr>
          <w:rFonts w:ascii="Times New Roman" w:hAnsi="Times New Roman" w:cs="Times New Roman"/>
        </w:rPr>
        <w:t>second</w:t>
      </w:r>
      <w:r w:rsidR="00760974" w:rsidRPr="00057506">
        <w:rPr>
          <w:rFonts w:ascii="Times New Roman" w:hAnsi="Times New Roman" w:cs="Times New Roman"/>
        </w:rPr>
        <w:t xml:space="preserve"> </w:t>
      </w:r>
      <w:r w:rsidR="00985358">
        <w:rPr>
          <w:rFonts w:ascii="Times New Roman" w:hAnsi="Times New Roman" w:cs="Times New Roman"/>
        </w:rPr>
        <w:t>set</w:t>
      </w:r>
      <w:r w:rsidR="00760974" w:rsidRPr="00057506">
        <w:rPr>
          <w:rFonts w:ascii="Times New Roman" w:hAnsi="Times New Roman" w:cs="Times New Roman"/>
        </w:rPr>
        <w:t>, we sampled yearly other mortality from historical estimates and simulated 1000 populations to develop a distribution for the expected yield and biomass for a given fishing mortality</w:t>
      </w:r>
      <w:r w:rsidR="00457324" w:rsidRPr="00057506">
        <w:rPr>
          <w:rFonts w:ascii="Times New Roman" w:hAnsi="Times New Roman" w:cs="Times New Roman"/>
        </w:rPr>
        <w:t xml:space="preserve"> </w:t>
      </w:r>
      <w:r w:rsidR="00E76C79" w:rsidRPr="00057506">
        <w:rPr>
          <w:rFonts w:ascii="Times New Roman" w:hAnsi="Times New Roman" w:cs="Times New Roman"/>
        </w:rPr>
        <w:t>under the possibility of episodic mortality events.</w:t>
      </w:r>
      <w:r w:rsidR="00760974" w:rsidRPr="00057506">
        <w:rPr>
          <w:rFonts w:ascii="Times New Roman" w:hAnsi="Times New Roman" w:cs="Times New Roman"/>
        </w:rPr>
        <w:t xml:space="preserve"> </w:t>
      </w:r>
    </w:p>
    <w:p w14:paraId="7FCD0EBA" w14:textId="293676E1" w:rsidR="00D12964" w:rsidRPr="00057506" w:rsidRDefault="001830E6" w:rsidP="004A3010">
      <w:pPr>
        <w:jc w:val="both"/>
        <w:rPr>
          <w:rFonts w:ascii="Times New Roman" w:hAnsi="Times New Roman" w:cs="Times New Roman"/>
        </w:rPr>
      </w:pPr>
      <w:r w:rsidRPr="00057506">
        <w:rPr>
          <w:rFonts w:ascii="Times New Roman" w:hAnsi="Times New Roman" w:cs="Times New Roman"/>
        </w:rPr>
        <w:lastRenderedPageBreak/>
        <w:t>Expected yield and biomass</w:t>
      </w:r>
      <w:r w:rsidR="005858B6" w:rsidRPr="00057506">
        <w:rPr>
          <w:rFonts w:ascii="Times New Roman" w:hAnsi="Times New Roman" w:cs="Times New Roman"/>
        </w:rPr>
        <w:t xml:space="preserve"> were nearly halved when allowing for the possibility of mortality events </w:t>
      </w:r>
      <w:r w:rsidR="001C13DC" w:rsidRPr="00057506">
        <w:rPr>
          <w:rFonts w:ascii="Times New Roman" w:hAnsi="Times New Roman" w:cs="Times New Roman"/>
        </w:rPr>
        <w:t xml:space="preserve">and variability in yield and biomass was high </w:t>
      </w:r>
      <w:r w:rsidR="005858B6" w:rsidRPr="00057506">
        <w:rPr>
          <w:rFonts w:ascii="Times New Roman" w:hAnsi="Times New Roman" w:cs="Times New Roman"/>
        </w:rPr>
        <w:t xml:space="preserve">(figure 4). </w:t>
      </w:r>
      <w:r w:rsidR="00117C66" w:rsidRPr="00057506">
        <w:rPr>
          <w:rFonts w:ascii="Times New Roman" w:hAnsi="Times New Roman" w:cs="Times New Roman"/>
        </w:rPr>
        <w:t xml:space="preserve">Depending on the timing and magnitude of mortality events and their relationship to the timing of recruitment events, biomasses could range from </w:t>
      </w:r>
      <w:r w:rsidR="00C52F2A" w:rsidRPr="00057506">
        <w:rPr>
          <w:rFonts w:ascii="Times New Roman" w:hAnsi="Times New Roman" w:cs="Times New Roman"/>
        </w:rPr>
        <w:t>5</w:t>
      </w:r>
      <w:r w:rsidR="00117C66" w:rsidRPr="00057506">
        <w:rPr>
          <w:rFonts w:ascii="Times New Roman" w:hAnsi="Times New Roman" w:cs="Times New Roman"/>
        </w:rPr>
        <w:t>-</w:t>
      </w:r>
      <w:r w:rsidR="00C52F2A" w:rsidRPr="00057506">
        <w:rPr>
          <w:rFonts w:ascii="Times New Roman" w:hAnsi="Times New Roman" w:cs="Times New Roman"/>
        </w:rPr>
        <w:t>200</w:t>
      </w:r>
      <w:r w:rsidR="00117C66" w:rsidRPr="00057506">
        <w:rPr>
          <w:rFonts w:ascii="Times New Roman" w:hAnsi="Times New Roman" w:cs="Times New Roman"/>
        </w:rPr>
        <w:t>% of the equilibrium value.</w:t>
      </w:r>
      <w:r w:rsidR="003C5C5C" w:rsidRPr="00057506">
        <w:rPr>
          <w:rFonts w:ascii="Times New Roman" w:hAnsi="Times New Roman" w:cs="Times New Roman"/>
        </w:rPr>
        <w:t xml:space="preserve"> Even though there were large differences in expected yields and biomass, the fishing mortality that produced the maximum </w:t>
      </w:r>
      <w:r w:rsidR="00D12964" w:rsidRPr="00057506">
        <w:rPr>
          <w:rFonts w:ascii="Times New Roman" w:hAnsi="Times New Roman" w:cs="Times New Roman"/>
        </w:rPr>
        <w:t xml:space="preserve">long-term </w:t>
      </w:r>
      <w:r w:rsidR="003C5C5C" w:rsidRPr="00057506">
        <w:rPr>
          <w:rFonts w:ascii="Times New Roman" w:hAnsi="Times New Roman" w:cs="Times New Roman"/>
        </w:rPr>
        <w:t>yield did not change.</w:t>
      </w:r>
      <w:r w:rsidR="00667B2F" w:rsidRPr="00057506">
        <w:rPr>
          <w:rFonts w:ascii="Times New Roman" w:hAnsi="Times New Roman" w:cs="Times New Roman"/>
        </w:rPr>
        <w:t xml:space="preserve"> </w:t>
      </w:r>
      <w:r w:rsidR="002A2A83" w:rsidRPr="00057506">
        <w:rPr>
          <w:rFonts w:ascii="Times New Roman" w:hAnsi="Times New Roman" w:cs="Times New Roman"/>
        </w:rPr>
        <w:t xml:space="preserve">The key </w:t>
      </w:r>
      <w:r w:rsidR="00667B2F" w:rsidRPr="00057506">
        <w:rPr>
          <w:rFonts w:ascii="Times New Roman" w:hAnsi="Times New Roman" w:cs="Times New Roman"/>
        </w:rPr>
        <w:t>change to the</w:t>
      </w:r>
      <w:r w:rsidR="003F0452" w:rsidRPr="00057506">
        <w:rPr>
          <w:rFonts w:ascii="Times New Roman" w:hAnsi="Times New Roman" w:cs="Times New Roman"/>
        </w:rPr>
        <w:t xml:space="preserve"> harvest control rule</w:t>
      </w:r>
      <w:r w:rsidR="002A2A83" w:rsidRPr="00057506">
        <w:rPr>
          <w:rFonts w:ascii="Times New Roman" w:hAnsi="Times New Roman" w:cs="Times New Roman"/>
        </w:rPr>
        <w:t xml:space="preserve"> </w:t>
      </w:r>
      <w:r w:rsidR="006A4D3C">
        <w:rPr>
          <w:rFonts w:ascii="Times New Roman" w:hAnsi="Times New Roman" w:cs="Times New Roman"/>
        </w:rPr>
        <w:t>produced</w:t>
      </w:r>
      <w:r w:rsidR="003F0452" w:rsidRPr="00057506">
        <w:rPr>
          <w:rFonts w:ascii="Times New Roman" w:hAnsi="Times New Roman" w:cs="Times New Roman"/>
        </w:rPr>
        <w:t xml:space="preserve"> by </w:t>
      </w:r>
      <w:r w:rsidR="002A2A83" w:rsidRPr="00057506">
        <w:rPr>
          <w:rFonts w:ascii="Times New Roman" w:hAnsi="Times New Roman" w:cs="Times New Roman"/>
        </w:rPr>
        <w:t>incorporating</w:t>
      </w:r>
      <w:r w:rsidR="003F0452" w:rsidRPr="00057506">
        <w:rPr>
          <w:rFonts w:ascii="Times New Roman" w:hAnsi="Times New Roman" w:cs="Times New Roman"/>
        </w:rPr>
        <w:t xml:space="preserve"> expected mortality events would </w:t>
      </w:r>
      <w:r w:rsidR="00667B2F" w:rsidRPr="00057506">
        <w:rPr>
          <w:rFonts w:ascii="Times New Roman" w:hAnsi="Times New Roman" w:cs="Times New Roman"/>
        </w:rPr>
        <w:t>lower</w:t>
      </w:r>
      <w:del w:id="30" w:author="William Stockhausen" w:date="2025-12-01T11:01:00Z" w16du:dateUtc="2025-12-01T19:01:00Z">
        <w:r w:rsidR="00667B2F" w:rsidRPr="00057506" w:rsidDel="00466A60">
          <w:rPr>
            <w:rFonts w:ascii="Times New Roman" w:hAnsi="Times New Roman" w:cs="Times New Roman"/>
          </w:rPr>
          <w:delText>ing</w:delText>
        </w:r>
      </w:del>
      <w:r w:rsidR="00667B2F" w:rsidRPr="00057506">
        <w:rPr>
          <w:rFonts w:ascii="Times New Roman" w:hAnsi="Times New Roman" w:cs="Times New Roman"/>
        </w:rPr>
        <w:t xml:space="preserve"> the target biomass</w:t>
      </w:r>
      <w:r w:rsidR="003F0452" w:rsidRPr="00057506">
        <w:rPr>
          <w:rFonts w:ascii="Times New Roman" w:hAnsi="Times New Roman" w:cs="Times New Roman"/>
        </w:rPr>
        <w:t xml:space="preserve">. This would </w:t>
      </w:r>
      <w:r w:rsidR="006B2CD7" w:rsidRPr="00057506">
        <w:rPr>
          <w:rFonts w:ascii="Times New Roman" w:hAnsi="Times New Roman" w:cs="Times New Roman"/>
        </w:rPr>
        <w:t>allow</w:t>
      </w:r>
      <w:r w:rsidR="003F0452" w:rsidRPr="00057506">
        <w:rPr>
          <w:rFonts w:ascii="Times New Roman" w:hAnsi="Times New Roman" w:cs="Times New Roman"/>
        </w:rPr>
        <w:t xml:space="preserve"> fishing to occur at much lower abundances than is currently allowed. Unintended consequences of incorporating environmentally</w:t>
      </w:r>
      <w:ins w:id="31" w:author="William Stockhausen" w:date="2025-12-01T11:02:00Z" w16du:dateUtc="2025-12-01T19:02:00Z">
        <w:r w:rsidR="00466A60">
          <w:rPr>
            <w:rFonts w:ascii="Times New Roman" w:hAnsi="Times New Roman" w:cs="Times New Roman"/>
          </w:rPr>
          <w:t>-</w:t>
        </w:r>
      </w:ins>
      <w:del w:id="32" w:author="William Stockhausen" w:date="2025-12-01T11:02:00Z" w16du:dateUtc="2025-12-01T19:02:00Z">
        <w:r w:rsidR="003F0452" w:rsidRPr="00057506" w:rsidDel="00466A60">
          <w:rPr>
            <w:rFonts w:ascii="Times New Roman" w:hAnsi="Times New Roman" w:cs="Times New Roman"/>
          </w:rPr>
          <w:delText xml:space="preserve"> </w:delText>
        </w:r>
      </w:del>
      <w:r w:rsidR="003F0452" w:rsidRPr="00057506">
        <w:rPr>
          <w:rFonts w:ascii="Times New Roman" w:hAnsi="Times New Roman" w:cs="Times New Roman"/>
        </w:rPr>
        <w:t xml:space="preserve">driven </w:t>
      </w:r>
      <w:r w:rsidR="00C413DB" w:rsidRPr="00057506">
        <w:rPr>
          <w:rFonts w:ascii="Times New Roman" w:hAnsi="Times New Roman" w:cs="Times New Roman"/>
        </w:rPr>
        <w:t>variability</w:t>
      </w:r>
      <w:r w:rsidR="003F0452" w:rsidRPr="00057506">
        <w:rPr>
          <w:rFonts w:ascii="Times New Roman" w:hAnsi="Times New Roman" w:cs="Times New Roman"/>
        </w:rPr>
        <w:t xml:space="preserve"> into management targets (i.e. increasing the fishing pressure on populations undergoing ‘stress’) happen</w:t>
      </w:r>
      <w:del w:id="33" w:author="William Stockhausen" w:date="2025-12-01T11:29:00Z" w16du:dateUtc="2025-12-01T19:29:00Z">
        <w:r w:rsidR="003F0452" w:rsidRPr="00057506" w:rsidDel="00B03E0E">
          <w:rPr>
            <w:rFonts w:ascii="Times New Roman" w:hAnsi="Times New Roman" w:cs="Times New Roman"/>
          </w:rPr>
          <w:delText>s</w:delText>
        </w:r>
      </w:del>
      <w:r w:rsidR="003F0452" w:rsidRPr="00057506">
        <w:rPr>
          <w:rFonts w:ascii="Times New Roman" w:hAnsi="Times New Roman" w:cs="Times New Roman"/>
        </w:rPr>
        <w:t xml:space="preserve"> for other population processes as well. For exa</w:t>
      </w:r>
      <w:r w:rsidR="00667B2F" w:rsidRPr="00057506">
        <w:rPr>
          <w:rFonts w:ascii="Times New Roman" w:hAnsi="Times New Roman" w:cs="Times New Roman"/>
        </w:rPr>
        <w:t xml:space="preserve">mple, incorporating climate change effects into recruitment for snow crab </w:t>
      </w:r>
      <w:r w:rsidR="00985358">
        <w:rPr>
          <w:rFonts w:ascii="Times New Roman" w:hAnsi="Times New Roman" w:cs="Times New Roman"/>
        </w:rPr>
        <w:t>would result</w:t>
      </w:r>
      <w:r w:rsidR="00667B2F" w:rsidRPr="00057506">
        <w:rPr>
          <w:rFonts w:ascii="Times New Roman" w:hAnsi="Times New Roman" w:cs="Times New Roman"/>
        </w:rPr>
        <w:t xml:space="preserve"> in </w:t>
      </w:r>
      <w:r w:rsidR="000450CF" w:rsidRPr="00057506">
        <w:rPr>
          <w:rFonts w:ascii="Times New Roman" w:hAnsi="Times New Roman" w:cs="Times New Roman"/>
        </w:rPr>
        <w:t>lowering biomass targets as ice recedes, allowing higher exploitation rates to occur as the population is undergoing climat</w:t>
      </w:r>
      <w:r w:rsidR="00714B27" w:rsidRPr="00057506">
        <w:rPr>
          <w:rFonts w:ascii="Times New Roman" w:hAnsi="Times New Roman" w:cs="Times New Roman"/>
        </w:rPr>
        <w:t>e stress (</w:t>
      </w:r>
      <w:r w:rsidR="00654790">
        <w:rPr>
          <w:rFonts w:ascii="Times New Roman" w:hAnsi="Times New Roman" w:cs="Times New Roman"/>
        </w:rPr>
        <w:t>17</w:t>
      </w:r>
      <w:r w:rsidR="000450CF" w:rsidRPr="00057506">
        <w:rPr>
          <w:rFonts w:ascii="Times New Roman" w:hAnsi="Times New Roman" w:cs="Times New Roman"/>
        </w:rPr>
        <w:t>).</w:t>
      </w:r>
    </w:p>
    <w:p w14:paraId="33280AA2" w14:textId="4E384876" w:rsidR="00BA4862" w:rsidRPr="00057506" w:rsidRDefault="00F44F38" w:rsidP="004A3010">
      <w:pPr>
        <w:jc w:val="both"/>
        <w:rPr>
          <w:rFonts w:ascii="Times New Roman" w:hAnsi="Times New Roman" w:cs="Times New Roman"/>
        </w:rPr>
      </w:pPr>
      <w:r w:rsidRPr="00057506">
        <w:rPr>
          <w:rFonts w:ascii="Times New Roman" w:hAnsi="Times New Roman" w:cs="Times New Roman"/>
        </w:rPr>
        <w:t xml:space="preserve">The current management goals for Bering Sea crab are to provide ‘optimal yield’ based on the </w:t>
      </w:r>
      <w:r w:rsidR="009D6CEE" w:rsidRPr="00057506">
        <w:rPr>
          <w:rFonts w:ascii="Times New Roman" w:hAnsi="Times New Roman" w:cs="Times New Roman"/>
        </w:rPr>
        <w:t xml:space="preserve">equilibrium </w:t>
      </w:r>
      <w:r w:rsidRPr="00057506">
        <w:rPr>
          <w:rFonts w:ascii="Times New Roman" w:hAnsi="Times New Roman" w:cs="Times New Roman"/>
        </w:rPr>
        <w:t>concepts of maximum sustainable yield</w:t>
      </w:r>
      <w:r w:rsidR="009D6CEE" w:rsidRPr="00057506">
        <w:rPr>
          <w:rFonts w:ascii="Times New Roman" w:hAnsi="Times New Roman" w:cs="Times New Roman"/>
        </w:rPr>
        <w:t xml:space="preserve"> (</w:t>
      </w:r>
      <w:r w:rsidR="00654790">
        <w:rPr>
          <w:rFonts w:ascii="Times New Roman" w:hAnsi="Times New Roman" w:cs="Times New Roman"/>
        </w:rPr>
        <w:t>12</w:t>
      </w:r>
      <w:r w:rsidR="009D6CEE" w:rsidRPr="00057506">
        <w:rPr>
          <w:rFonts w:ascii="Times New Roman" w:hAnsi="Times New Roman" w:cs="Times New Roman"/>
        </w:rPr>
        <w:t>)</w:t>
      </w:r>
      <w:r w:rsidRPr="00057506">
        <w:rPr>
          <w:rFonts w:ascii="Times New Roman" w:hAnsi="Times New Roman" w:cs="Times New Roman"/>
        </w:rPr>
        <w:t xml:space="preserve">. Firmly negative population trends </w:t>
      </w:r>
      <w:r w:rsidR="009D6CEE" w:rsidRPr="00057506">
        <w:rPr>
          <w:rFonts w:ascii="Times New Roman" w:hAnsi="Times New Roman" w:cs="Times New Roman"/>
        </w:rPr>
        <w:t>culminating in</w:t>
      </w:r>
      <w:r w:rsidRPr="00057506">
        <w:rPr>
          <w:rFonts w:ascii="Times New Roman" w:hAnsi="Times New Roman" w:cs="Times New Roman"/>
        </w:rPr>
        <w:t xml:space="preserve"> all-time lows </w:t>
      </w:r>
      <w:r w:rsidR="009D6CEE" w:rsidRPr="00057506">
        <w:rPr>
          <w:rFonts w:ascii="Times New Roman" w:hAnsi="Times New Roman" w:cs="Times New Roman"/>
        </w:rPr>
        <w:t xml:space="preserve">of commercial biomass </w:t>
      </w:r>
      <w:r w:rsidRPr="00057506">
        <w:rPr>
          <w:rFonts w:ascii="Times New Roman" w:hAnsi="Times New Roman" w:cs="Times New Roman"/>
        </w:rPr>
        <w:t xml:space="preserve">for many populations in the last decade suggest that management may not be achieving those goals, in spite of what appear to be relatively conservative harvests. </w:t>
      </w:r>
      <w:r w:rsidR="00237EFB" w:rsidRPr="00057506">
        <w:rPr>
          <w:rFonts w:ascii="Times New Roman" w:hAnsi="Times New Roman" w:cs="Times New Roman"/>
        </w:rPr>
        <w:t>M</w:t>
      </w:r>
      <w:r w:rsidRPr="00057506">
        <w:rPr>
          <w:rFonts w:ascii="Times New Roman" w:hAnsi="Times New Roman" w:cs="Times New Roman"/>
        </w:rPr>
        <w:t xml:space="preserve">ultiple violated assumptions of the underlying theory behind </w:t>
      </w:r>
      <w:r w:rsidR="009D6CEE" w:rsidRPr="00057506">
        <w:rPr>
          <w:rFonts w:ascii="Times New Roman" w:hAnsi="Times New Roman" w:cs="Times New Roman"/>
        </w:rPr>
        <w:t>status quo</w:t>
      </w:r>
      <w:r w:rsidRPr="00057506">
        <w:rPr>
          <w:rFonts w:ascii="Times New Roman" w:hAnsi="Times New Roman" w:cs="Times New Roman"/>
        </w:rPr>
        <w:t xml:space="preserve"> management strategies</w:t>
      </w:r>
      <w:r w:rsidR="00237EFB" w:rsidRPr="00057506">
        <w:rPr>
          <w:rFonts w:ascii="Times New Roman" w:hAnsi="Times New Roman" w:cs="Times New Roman"/>
        </w:rPr>
        <w:t xml:space="preserve"> suggest that</w:t>
      </w:r>
      <w:r w:rsidRPr="00057506">
        <w:rPr>
          <w:rFonts w:ascii="Times New Roman" w:hAnsi="Times New Roman" w:cs="Times New Roman"/>
        </w:rPr>
        <w:t xml:space="preserve"> working backwards from what has occurred rather than what ‘ought’ to have occurred based on theory </w:t>
      </w:r>
      <w:r w:rsidR="009D6CEE" w:rsidRPr="00057506">
        <w:rPr>
          <w:rFonts w:ascii="Times New Roman" w:hAnsi="Times New Roman" w:cs="Times New Roman"/>
        </w:rPr>
        <w:t>might yield more positive results. In practice, this could mean taking a more experimental approach to exploitation rates to identify management actions that might improve stock trajectories (e.g</w:t>
      </w:r>
      <w:r w:rsidR="001F4AFE">
        <w:rPr>
          <w:rFonts w:ascii="Times New Roman" w:hAnsi="Times New Roman" w:cs="Times New Roman"/>
        </w:rPr>
        <w:t>.</w:t>
      </w:r>
      <w:r w:rsidR="009D6CEE" w:rsidRPr="00057506">
        <w:rPr>
          <w:rFonts w:ascii="Times New Roman" w:hAnsi="Times New Roman" w:cs="Times New Roman"/>
        </w:rPr>
        <w:t xml:space="preserve"> </w:t>
      </w:r>
      <w:r w:rsidR="00654790">
        <w:rPr>
          <w:rFonts w:ascii="Times New Roman" w:hAnsi="Times New Roman" w:cs="Times New Roman"/>
        </w:rPr>
        <w:t>18</w:t>
      </w:r>
      <w:r w:rsidR="009D6CEE" w:rsidRPr="00057506">
        <w:rPr>
          <w:rFonts w:ascii="Times New Roman" w:hAnsi="Times New Roman" w:cs="Times New Roman"/>
        </w:rPr>
        <w:t xml:space="preserve">). Experimental management </w:t>
      </w:r>
      <w:r w:rsidR="00237EFB" w:rsidRPr="00057506">
        <w:rPr>
          <w:rFonts w:ascii="Times New Roman" w:hAnsi="Times New Roman" w:cs="Times New Roman"/>
        </w:rPr>
        <w:t>would likely need to be coupled with</w:t>
      </w:r>
      <w:r w:rsidR="009D6CEE" w:rsidRPr="00057506">
        <w:rPr>
          <w:rFonts w:ascii="Times New Roman" w:hAnsi="Times New Roman" w:cs="Times New Roman"/>
        </w:rPr>
        <w:t xml:space="preserve"> institutional change </w:t>
      </w:r>
      <w:r w:rsidR="00237EFB" w:rsidRPr="00057506">
        <w:rPr>
          <w:rFonts w:ascii="Times New Roman" w:hAnsi="Times New Roman" w:cs="Times New Roman"/>
        </w:rPr>
        <w:t xml:space="preserve">to provide fishers and communities dependent on crab fisheries more flexibility to </w:t>
      </w:r>
      <w:r w:rsidR="00775C8A" w:rsidRPr="00057506">
        <w:rPr>
          <w:rFonts w:ascii="Times New Roman" w:hAnsi="Times New Roman" w:cs="Times New Roman"/>
        </w:rPr>
        <w:t>support their livelihoods from the</w:t>
      </w:r>
      <w:r w:rsidR="00237EFB" w:rsidRPr="00057506">
        <w:rPr>
          <w:rFonts w:ascii="Times New Roman" w:hAnsi="Times New Roman" w:cs="Times New Roman"/>
        </w:rPr>
        <w:t xml:space="preserve"> Bering Sea ecosystem.</w:t>
      </w:r>
    </w:p>
    <w:p w14:paraId="25F4FD49" w14:textId="7607DF48" w:rsidR="00BA4862" w:rsidRPr="00057506" w:rsidRDefault="00A119E5" w:rsidP="00BA4862">
      <w:pPr>
        <w:jc w:val="both"/>
        <w:rPr>
          <w:rFonts w:ascii="Times New Roman" w:hAnsi="Times New Roman" w:cs="Times New Roman"/>
        </w:rPr>
      </w:pPr>
      <w:r w:rsidRPr="00057506">
        <w:rPr>
          <w:rFonts w:ascii="Times New Roman" w:hAnsi="Times New Roman" w:cs="Times New Roman"/>
        </w:rPr>
        <w:t xml:space="preserve">Our observations and modeling for Bering Sea crab may have important implications for other managed living resources. </w:t>
      </w:r>
      <w:r w:rsidR="00BA4862" w:rsidRPr="00057506">
        <w:rPr>
          <w:rFonts w:ascii="Times New Roman" w:hAnsi="Times New Roman" w:cs="Times New Roman"/>
        </w:rPr>
        <w:t xml:space="preserve">Mortality events can occur for a range </w:t>
      </w:r>
      <w:r w:rsidR="006B2CD7" w:rsidRPr="00057506">
        <w:rPr>
          <w:rFonts w:ascii="Times New Roman" w:hAnsi="Times New Roman" w:cs="Times New Roman"/>
        </w:rPr>
        <w:t>species</w:t>
      </w:r>
      <w:r w:rsidR="00237EFB" w:rsidRPr="00057506">
        <w:rPr>
          <w:rFonts w:ascii="Times New Roman" w:hAnsi="Times New Roman" w:cs="Times New Roman"/>
        </w:rPr>
        <w:t xml:space="preserve"> for a range of reasons (</w:t>
      </w:r>
      <w:r w:rsidR="00654790">
        <w:rPr>
          <w:rFonts w:ascii="Times New Roman" w:hAnsi="Times New Roman" w:cs="Times New Roman"/>
        </w:rPr>
        <w:t>19</w:t>
      </w:r>
      <w:r w:rsidR="001F4AFE">
        <w:rPr>
          <w:rFonts w:ascii="Times New Roman" w:hAnsi="Times New Roman" w:cs="Times New Roman"/>
        </w:rPr>
        <w:t xml:space="preserve">, </w:t>
      </w:r>
      <w:r w:rsidR="00654790">
        <w:rPr>
          <w:rFonts w:ascii="Times New Roman" w:hAnsi="Times New Roman" w:cs="Times New Roman"/>
        </w:rPr>
        <w:t>20</w:t>
      </w:r>
      <w:r w:rsidR="002D31C2" w:rsidRPr="00057506">
        <w:rPr>
          <w:rFonts w:ascii="Times New Roman" w:hAnsi="Times New Roman" w:cs="Times New Roman"/>
        </w:rPr>
        <w:t>)</w:t>
      </w:r>
      <w:r w:rsidR="00BA4862" w:rsidRPr="00057506">
        <w:rPr>
          <w:rFonts w:ascii="Times New Roman" w:hAnsi="Times New Roman" w:cs="Times New Roman"/>
        </w:rPr>
        <w:t xml:space="preserve"> and management response might change for each. </w:t>
      </w:r>
      <w:r w:rsidR="006B2CD7" w:rsidRPr="00057506">
        <w:rPr>
          <w:rFonts w:ascii="Times New Roman" w:hAnsi="Times New Roman" w:cs="Times New Roman"/>
        </w:rPr>
        <w:t xml:space="preserve">Broadly, </w:t>
      </w:r>
      <w:r w:rsidR="002D31C2" w:rsidRPr="00057506">
        <w:rPr>
          <w:rFonts w:ascii="Times New Roman" w:hAnsi="Times New Roman" w:cs="Times New Roman"/>
        </w:rPr>
        <w:t xml:space="preserve">resource </w:t>
      </w:r>
      <w:r w:rsidR="006B2CD7" w:rsidRPr="00057506">
        <w:rPr>
          <w:rFonts w:ascii="Times New Roman" w:hAnsi="Times New Roman" w:cs="Times New Roman"/>
        </w:rPr>
        <w:t>m</w:t>
      </w:r>
      <w:r w:rsidRPr="00057506">
        <w:rPr>
          <w:rFonts w:ascii="Times New Roman" w:hAnsi="Times New Roman" w:cs="Times New Roman"/>
        </w:rPr>
        <w:t xml:space="preserve">anagement operates at two levels: </w:t>
      </w:r>
      <w:r w:rsidR="006B2CD7" w:rsidRPr="00057506">
        <w:rPr>
          <w:rFonts w:ascii="Times New Roman" w:hAnsi="Times New Roman" w:cs="Times New Roman"/>
        </w:rPr>
        <w:t xml:space="preserve">strategic (i.e. goal setting) and </w:t>
      </w:r>
      <w:r w:rsidRPr="00057506">
        <w:rPr>
          <w:rFonts w:ascii="Times New Roman" w:hAnsi="Times New Roman" w:cs="Times New Roman"/>
        </w:rPr>
        <w:t xml:space="preserve">tactical </w:t>
      </w:r>
      <w:r w:rsidR="006B2CD7" w:rsidRPr="00057506">
        <w:rPr>
          <w:rFonts w:ascii="Times New Roman" w:hAnsi="Times New Roman" w:cs="Times New Roman"/>
        </w:rPr>
        <w:t>(i.e. actions to accomplish goals)</w:t>
      </w:r>
      <w:r w:rsidRPr="00057506">
        <w:rPr>
          <w:rFonts w:ascii="Times New Roman" w:hAnsi="Times New Roman" w:cs="Times New Roman"/>
        </w:rPr>
        <w:t xml:space="preserve">. </w:t>
      </w:r>
    </w:p>
    <w:p w14:paraId="71A75057" w14:textId="386BFD80" w:rsidR="00D710BA" w:rsidRPr="00057506" w:rsidRDefault="006B2CD7" w:rsidP="00D710BA">
      <w:pPr>
        <w:jc w:val="both"/>
        <w:rPr>
          <w:rFonts w:ascii="Times New Roman" w:hAnsi="Times New Roman" w:cs="Times New Roman"/>
        </w:rPr>
      </w:pPr>
      <w:r w:rsidRPr="00057506">
        <w:rPr>
          <w:rFonts w:ascii="Times New Roman" w:hAnsi="Times New Roman" w:cs="Times New Roman"/>
        </w:rPr>
        <w:t xml:space="preserve">From a strategic perspective, </w:t>
      </w:r>
      <w:r w:rsidR="00F96EA3" w:rsidRPr="00057506">
        <w:rPr>
          <w:rFonts w:ascii="Times New Roman" w:hAnsi="Times New Roman" w:cs="Times New Roman"/>
        </w:rPr>
        <w:t>protecting populations from</w:t>
      </w:r>
      <w:r w:rsidR="009D69C4" w:rsidRPr="00057506">
        <w:rPr>
          <w:rFonts w:ascii="Times New Roman" w:hAnsi="Times New Roman" w:cs="Times New Roman"/>
        </w:rPr>
        <w:t xml:space="preserve"> (and after)</w:t>
      </w:r>
      <w:r w:rsidR="00F96EA3" w:rsidRPr="00057506">
        <w:rPr>
          <w:rFonts w:ascii="Times New Roman" w:hAnsi="Times New Roman" w:cs="Times New Roman"/>
        </w:rPr>
        <w:t xml:space="preserve"> collapse and supporting </w:t>
      </w:r>
      <w:r w:rsidR="00237EFB" w:rsidRPr="00057506">
        <w:rPr>
          <w:rFonts w:ascii="Times New Roman" w:hAnsi="Times New Roman" w:cs="Times New Roman"/>
        </w:rPr>
        <w:t xml:space="preserve">resource-dependent </w:t>
      </w:r>
      <w:r w:rsidR="00F96EA3" w:rsidRPr="00057506">
        <w:rPr>
          <w:rFonts w:ascii="Times New Roman" w:hAnsi="Times New Roman" w:cs="Times New Roman"/>
        </w:rPr>
        <w:t>communities</w:t>
      </w:r>
      <w:r w:rsidR="00237EFB" w:rsidRPr="00057506">
        <w:rPr>
          <w:rFonts w:ascii="Times New Roman" w:hAnsi="Times New Roman" w:cs="Times New Roman"/>
        </w:rPr>
        <w:t xml:space="preserve"> are often central goals</w:t>
      </w:r>
      <w:r w:rsidR="00EF0842" w:rsidRPr="00057506">
        <w:rPr>
          <w:rFonts w:ascii="Times New Roman" w:hAnsi="Times New Roman" w:cs="Times New Roman"/>
        </w:rPr>
        <w:t xml:space="preserve"> and should guide the type of management actions considered</w:t>
      </w:r>
      <w:r w:rsidR="00237EFB" w:rsidRPr="00057506">
        <w:rPr>
          <w:rFonts w:ascii="Times New Roman" w:hAnsi="Times New Roman" w:cs="Times New Roman"/>
        </w:rPr>
        <w:t xml:space="preserve">. </w:t>
      </w:r>
      <w:r w:rsidR="00170913" w:rsidRPr="00057506">
        <w:rPr>
          <w:rFonts w:ascii="Times New Roman" w:hAnsi="Times New Roman" w:cs="Times New Roman"/>
        </w:rPr>
        <w:t xml:space="preserve">Protecting populations from/after collapse can be challenging in the current equilibrium management paradigm if adverse drivers are built into the calculation of expectations of the </w:t>
      </w:r>
      <w:r w:rsidR="00346884" w:rsidRPr="00057506">
        <w:rPr>
          <w:rFonts w:ascii="Times New Roman" w:hAnsi="Times New Roman" w:cs="Times New Roman"/>
        </w:rPr>
        <w:t>population</w:t>
      </w:r>
      <w:r w:rsidR="00170913" w:rsidRPr="00057506">
        <w:rPr>
          <w:rFonts w:ascii="Times New Roman" w:hAnsi="Times New Roman" w:cs="Times New Roman"/>
        </w:rPr>
        <w:t xml:space="preserve"> under no fishing</w:t>
      </w:r>
      <w:r w:rsidR="00AD0A5A">
        <w:rPr>
          <w:rFonts w:ascii="Times New Roman" w:hAnsi="Times New Roman" w:cs="Times New Roman"/>
        </w:rPr>
        <w:t xml:space="preserve"> (</w:t>
      </w:r>
      <w:r w:rsidR="00A524E6" w:rsidRPr="00057506">
        <w:rPr>
          <w:rFonts w:ascii="Times New Roman" w:hAnsi="Times New Roman" w:cs="Times New Roman"/>
        </w:rPr>
        <w:t xml:space="preserve">as </w:t>
      </w:r>
      <w:r w:rsidR="00443142">
        <w:rPr>
          <w:rFonts w:ascii="Times New Roman" w:hAnsi="Times New Roman" w:cs="Times New Roman"/>
        </w:rPr>
        <w:t>discussed</w:t>
      </w:r>
      <w:r w:rsidR="00A524E6" w:rsidRPr="00057506">
        <w:rPr>
          <w:rFonts w:ascii="Times New Roman" w:hAnsi="Times New Roman" w:cs="Times New Roman"/>
        </w:rPr>
        <w:t xml:space="preserve"> above</w:t>
      </w:r>
      <w:r w:rsidR="00AD0A5A">
        <w:rPr>
          <w:rFonts w:ascii="Times New Roman" w:hAnsi="Times New Roman" w:cs="Times New Roman"/>
        </w:rPr>
        <w:t>)</w:t>
      </w:r>
      <w:r w:rsidR="00170913" w:rsidRPr="00057506">
        <w:rPr>
          <w:rFonts w:ascii="Times New Roman" w:hAnsi="Times New Roman" w:cs="Times New Roman"/>
        </w:rPr>
        <w:t xml:space="preserve">. The challenge arises from </w:t>
      </w:r>
      <w:del w:id="34" w:author="William Stockhausen" w:date="2025-12-01T11:33:00Z" w16du:dateUtc="2025-12-01T19:33:00Z">
        <w:r w:rsidR="00170913" w:rsidRPr="00057506" w:rsidDel="00B03E0E">
          <w:rPr>
            <w:rFonts w:ascii="Times New Roman" w:hAnsi="Times New Roman" w:cs="Times New Roman"/>
          </w:rPr>
          <w:delText xml:space="preserve">the </w:delText>
        </w:r>
      </w:del>
      <w:r w:rsidR="009C2CDF">
        <w:rPr>
          <w:rFonts w:ascii="Times New Roman" w:hAnsi="Times New Roman" w:cs="Times New Roman"/>
        </w:rPr>
        <w:t>decreasing</w:t>
      </w:r>
      <w:r w:rsidR="00170913" w:rsidRPr="00057506">
        <w:rPr>
          <w:rFonts w:ascii="Times New Roman" w:hAnsi="Times New Roman" w:cs="Times New Roman"/>
        </w:rPr>
        <w:t xml:space="preserve"> </w:t>
      </w:r>
      <w:r w:rsidR="00636B43">
        <w:rPr>
          <w:rFonts w:ascii="Times New Roman" w:hAnsi="Times New Roman" w:cs="Times New Roman"/>
        </w:rPr>
        <w:t xml:space="preserve">biomass </w:t>
      </w:r>
      <w:r w:rsidR="00170913" w:rsidRPr="00057506">
        <w:rPr>
          <w:rFonts w:ascii="Times New Roman" w:hAnsi="Times New Roman" w:cs="Times New Roman"/>
        </w:rPr>
        <w:t xml:space="preserve">targets </w:t>
      </w:r>
      <w:del w:id="35" w:author="William Stockhausen" w:date="2025-12-01T11:33:00Z" w16du:dateUtc="2025-12-01T19:33:00Z">
        <w:r w:rsidR="00170913" w:rsidRPr="00057506" w:rsidDel="00B03E0E">
          <w:rPr>
            <w:rFonts w:ascii="Times New Roman" w:hAnsi="Times New Roman" w:cs="Times New Roman"/>
          </w:rPr>
          <w:delText xml:space="preserve">from </w:delText>
        </w:r>
      </w:del>
      <w:ins w:id="36" w:author="William Stockhausen" w:date="2025-12-01T11:33:00Z" w16du:dateUtc="2025-12-01T19:33:00Z">
        <w:r w:rsidR="00B03E0E">
          <w:rPr>
            <w:rFonts w:ascii="Times New Roman" w:hAnsi="Times New Roman" w:cs="Times New Roman"/>
          </w:rPr>
          <w:t>asociated with</w:t>
        </w:r>
        <w:r w:rsidR="00B03E0E" w:rsidRPr="00057506">
          <w:rPr>
            <w:rFonts w:ascii="Times New Roman" w:hAnsi="Times New Roman" w:cs="Times New Roman"/>
          </w:rPr>
          <w:t xml:space="preserve"> </w:t>
        </w:r>
      </w:ins>
      <w:r w:rsidR="00170913" w:rsidRPr="00057506">
        <w:rPr>
          <w:rFonts w:ascii="Times New Roman" w:hAnsi="Times New Roman" w:cs="Times New Roman"/>
        </w:rPr>
        <w:t>incorporating expected collapses into the projection</w:t>
      </w:r>
      <w:del w:id="37" w:author="William Stockhausen" w:date="2025-12-01T11:33:00Z" w16du:dateUtc="2025-12-01T19:33:00Z">
        <w:r w:rsidR="00A524E6" w:rsidRPr="00057506" w:rsidDel="00B03E0E">
          <w:rPr>
            <w:rFonts w:ascii="Times New Roman" w:hAnsi="Times New Roman" w:cs="Times New Roman"/>
          </w:rPr>
          <w:delText xml:space="preserve">, which </w:delText>
        </w:r>
      </w:del>
      <w:ins w:id="38" w:author="William Stockhausen" w:date="2025-12-01T11:33:00Z" w16du:dateUtc="2025-12-01T19:33:00Z">
        <w:r w:rsidR="00B03E0E">
          <w:rPr>
            <w:rFonts w:ascii="Times New Roman" w:hAnsi="Times New Roman" w:cs="Times New Roman"/>
          </w:rPr>
          <w:t xml:space="preserve">; this </w:t>
        </w:r>
      </w:ins>
      <w:r w:rsidR="00A524E6" w:rsidRPr="00057506">
        <w:rPr>
          <w:rFonts w:ascii="Times New Roman" w:hAnsi="Times New Roman" w:cs="Times New Roman"/>
        </w:rPr>
        <w:t xml:space="preserve">would allow for harder fishing at lower abundances compared to </w:t>
      </w:r>
      <w:r w:rsidR="00636B43">
        <w:rPr>
          <w:rFonts w:ascii="Times New Roman" w:hAnsi="Times New Roman" w:cs="Times New Roman"/>
        </w:rPr>
        <w:t>current harvest control</w:t>
      </w:r>
      <w:r w:rsidR="00A524E6" w:rsidRPr="00057506">
        <w:rPr>
          <w:rFonts w:ascii="Times New Roman" w:hAnsi="Times New Roman" w:cs="Times New Roman"/>
        </w:rPr>
        <w:t xml:space="preserve"> rules</w:t>
      </w:r>
      <w:r w:rsidR="00170913" w:rsidRPr="00057506">
        <w:rPr>
          <w:rFonts w:ascii="Times New Roman" w:hAnsi="Times New Roman" w:cs="Times New Roman"/>
        </w:rPr>
        <w:t xml:space="preserve">. </w:t>
      </w:r>
      <w:r w:rsidR="00D710BA" w:rsidRPr="00057506">
        <w:rPr>
          <w:rFonts w:ascii="Times New Roman" w:hAnsi="Times New Roman" w:cs="Times New Roman"/>
        </w:rPr>
        <w:t xml:space="preserve">It is possible that alternate forms of harvest control rules could provide better management outcomes when populations are prone to mortality events. The shape of these rules would likely depend on the drivers of mortality events. Based on our analyses, consideration of population abundance, size composition, and </w:t>
      </w:r>
      <w:r w:rsidR="00DE20D1">
        <w:rPr>
          <w:rFonts w:ascii="Times New Roman" w:hAnsi="Times New Roman" w:cs="Times New Roman"/>
        </w:rPr>
        <w:t>environmental covariates</w:t>
      </w:r>
      <w:r w:rsidR="00636B43">
        <w:rPr>
          <w:rFonts w:ascii="Times New Roman" w:hAnsi="Times New Roman" w:cs="Times New Roman"/>
        </w:rPr>
        <w:t xml:space="preserve"> may be useful</w:t>
      </w:r>
      <w:r w:rsidR="00D710BA" w:rsidRPr="00057506">
        <w:rPr>
          <w:rFonts w:ascii="Times New Roman" w:hAnsi="Times New Roman" w:cs="Times New Roman"/>
        </w:rPr>
        <w:t xml:space="preserve">. </w:t>
      </w:r>
    </w:p>
    <w:p w14:paraId="27B87FB9" w14:textId="419CC6B2" w:rsidR="00E022A2" w:rsidRPr="00057506" w:rsidRDefault="00D710BA" w:rsidP="005B0791">
      <w:pPr>
        <w:jc w:val="both"/>
        <w:rPr>
          <w:rFonts w:ascii="Times New Roman" w:hAnsi="Times New Roman" w:cs="Times New Roman"/>
        </w:rPr>
      </w:pPr>
      <w:r w:rsidRPr="00057506">
        <w:rPr>
          <w:rFonts w:ascii="Times New Roman" w:hAnsi="Times New Roman" w:cs="Times New Roman"/>
        </w:rPr>
        <w:t>The problem o</w:t>
      </w:r>
      <w:r w:rsidR="00DE20D1">
        <w:rPr>
          <w:rFonts w:ascii="Times New Roman" w:hAnsi="Times New Roman" w:cs="Times New Roman"/>
        </w:rPr>
        <w:t>f boom-bust dynamics is not new;</w:t>
      </w:r>
      <w:r w:rsidRPr="00057506">
        <w:rPr>
          <w:rFonts w:ascii="Times New Roman" w:hAnsi="Times New Roman" w:cs="Times New Roman"/>
        </w:rPr>
        <w:t xml:space="preserve"> f</w:t>
      </w:r>
      <w:r w:rsidR="00170913" w:rsidRPr="00057506">
        <w:rPr>
          <w:rFonts w:ascii="Times New Roman" w:hAnsi="Times New Roman" w:cs="Times New Roman"/>
        </w:rPr>
        <w:t>orage fish ar</w:t>
      </w:r>
      <w:r w:rsidR="00E022A2" w:rsidRPr="00057506">
        <w:rPr>
          <w:rFonts w:ascii="Times New Roman" w:hAnsi="Times New Roman" w:cs="Times New Roman"/>
        </w:rPr>
        <w:t>e the classic</w:t>
      </w:r>
      <w:r w:rsidRPr="00057506">
        <w:rPr>
          <w:rFonts w:ascii="Times New Roman" w:hAnsi="Times New Roman" w:cs="Times New Roman"/>
        </w:rPr>
        <w:t xml:space="preserve"> example in fisheries</w:t>
      </w:r>
      <w:r w:rsidR="00170913" w:rsidRPr="00057506">
        <w:rPr>
          <w:rFonts w:ascii="Times New Roman" w:hAnsi="Times New Roman" w:cs="Times New Roman"/>
        </w:rPr>
        <w:t xml:space="preserve">. </w:t>
      </w:r>
      <w:r w:rsidR="00E022A2" w:rsidRPr="00057506">
        <w:rPr>
          <w:rFonts w:ascii="Times New Roman" w:hAnsi="Times New Roman" w:cs="Times New Roman"/>
        </w:rPr>
        <w:t xml:space="preserve"> </w:t>
      </w:r>
      <w:r w:rsidRPr="00057506">
        <w:rPr>
          <w:rFonts w:ascii="Times New Roman" w:hAnsi="Times New Roman" w:cs="Times New Roman"/>
        </w:rPr>
        <w:t>A</w:t>
      </w:r>
      <w:r w:rsidR="00E022A2" w:rsidRPr="00057506">
        <w:rPr>
          <w:rFonts w:ascii="Times New Roman" w:hAnsi="Times New Roman" w:cs="Times New Roman"/>
        </w:rPr>
        <w:t>nchovy</w:t>
      </w:r>
      <w:r w:rsidR="001106F9" w:rsidRPr="00057506">
        <w:rPr>
          <w:rFonts w:ascii="Times New Roman" w:hAnsi="Times New Roman" w:cs="Times New Roman"/>
        </w:rPr>
        <w:t xml:space="preserve"> (</w:t>
      </w:r>
      <w:r w:rsidR="001106F9" w:rsidRPr="00057506">
        <w:rPr>
          <w:rFonts w:ascii="Times New Roman" w:hAnsi="Times New Roman" w:cs="Times New Roman"/>
          <w:i/>
        </w:rPr>
        <w:t>Engraulis mordax</w:t>
      </w:r>
      <w:r w:rsidR="001106F9" w:rsidRPr="00057506">
        <w:rPr>
          <w:rFonts w:ascii="Times New Roman" w:hAnsi="Times New Roman" w:cs="Times New Roman"/>
        </w:rPr>
        <w:t xml:space="preserve">) </w:t>
      </w:r>
      <w:r w:rsidR="00E022A2" w:rsidRPr="00057506">
        <w:rPr>
          <w:rFonts w:ascii="Times New Roman" w:hAnsi="Times New Roman" w:cs="Times New Roman"/>
        </w:rPr>
        <w:t>and sardine</w:t>
      </w:r>
      <w:r w:rsidR="001106F9" w:rsidRPr="00057506">
        <w:rPr>
          <w:rFonts w:ascii="Times New Roman" w:hAnsi="Times New Roman" w:cs="Times New Roman"/>
        </w:rPr>
        <w:t xml:space="preserve"> (</w:t>
      </w:r>
      <w:r w:rsidR="001106F9" w:rsidRPr="00057506">
        <w:rPr>
          <w:rFonts w:ascii="Times New Roman" w:hAnsi="Times New Roman" w:cs="Times New Roman"/>
          <w:i/>
        </w:rPr>
        <w:t>Sardinops sagax</w:t>
      </w:r>
      <w:r w:rsidR="001106F9" w:rsidRPr="00057506">
        <w:rPr>
          <w:rFonts w:ascii="Times New Roman" w:hAnsi="Times New Roman" w:cs="Times New Roman"/>
        </w:rPr>
        <w:t>)</w:t>
      </w:r>
      <w:r w:rsidR="00E022A2" w:rsidRPr="00057506">
        <w:rPr>
          <w:rFonts w:ascii="Times New Roman" w:hAnsi="Times New Roman" w:cs="Times New Roman"/>
        </w:rPr>
        <w:t xml:space="preserve"> </w:t>
      </w:r>
      <w:r w:rsidRPr="00057506">
        <w:rPr>
          <w:rFonts w:ascii="Times New Roman" w:hAnsi="Times New Roman" w:cs="Times New Roman"/>
        </w:rPr>
        <w:t>off</w:t>
      </w:r>
      <w:r w:rsidR="00E022A2" w:rsidRPr="00057506">
        <w:rPr>
          <w:rFonts w:ascii="Times New Roman" w:hAnsi="Times New Roman" w:cs="Times New Roman"/>
        </w:rPr>
        <w:t xml:space="preserve"> southern California have gone through boom-bust cycles over the last 500 years (</w:t>
      </w:r>
      <w:r w:rsidR="00597606">
        <w:rPr>
          <w:rFonts w:ascii="Times New Roman" w:hAnsi="Times New Roman" w:cs="Times New Roman"/>
        </w:rPr>
        <w:t xml:space="preserve">during </w:t>
      </w:r>
      <w:r w:rsidR="00E022A2" w:rsidRPr="00057506">
        <w:rPr>
          <w:rFonts w:ascii="Times New Roman" w:hAnsi="Times New Roman" w:cs="Times New Roman"/>
        </w:rPr>
        <w:t>much of which fishing</w:t>
      </w:r>
      <w:r w:rsidR="00597606">
        <w:rPr>
          <w:rFonts w:ascii="Times New Roman" w:hAnsi="Times New Roman" w:cs="Times New Roman"/>
        </w:rPr>
        <w:t xml:space="preserve"> did not occur</w:t>
      </w:r>
      <w:r w:rsidR="00E022A2" w:rsidRPr="00057506">
        <w:rPr>
          <w:rFonts w:ascii="Times New Roman" w:hAnsi="Times New Roman" w:cs="Times New Roman"/>
        </w:rPr>
        <w:t xml:space="preserve">) </w:t>
      </w:r>
      <w:r w:rsidRPr="00057506">
        <w:rPr>
          <w:rFonts w:ascii="Times New Roman" w:hAnsi="Times New Roman" w:cs="Times New Roman"/>
        </w:rPr>
        <w:t>according to</w:t>
      </w:r>
      <w:r w:rsidR="00E022A2" w:rsidRPr="00057506">
        <w:rPr>
          <w:rFonts w:ascii="Times New Roman" w:hAnsi="Times New Roman" w:cs="Times New Roman"/>
        </w:rPr>
        <w:t xml:space="preserve"> scales collected in the sediment </w:t>
      </w:r>
      <w:r w:rsidRPr="00057506">
        <w:rPr>
          <w:rFonts w:ascii="Times New Roman" w:hAnsi="Times New Roman" w:cs="Times New Roman"/>
        </w:rPr>
        <w:t xml:space="preserve">around the Channel Islands </w:t>
      </w:r>
      <w:r w:rsidR="00E022A2" w:rsidRPr="00057506">
        <w:rPr>
          <w:rFonts w:ascii="Times New Roman" w:hAnsi="Times New Roman" w:cs="Times New Roman"/>
        </w:rPr>
        <w:t>(</w:t>
      </w:r>
      <w:r w:rsidR="00654790">
        <w:rPr>
          <w:rFonts w:ascii="Times New Roman" w:hAnsi="Times New Roman" w:cs="Times New Roman"/>
        </w:rPr>
        <w:t>21</w:t>
      </w:r>
      <w:r w:rsidR="00E022A2" w:rsidRPr="00057506">
        <w:rPr>
          <w:rFonts w:ascii="Times New Roman" w:hAnsi="Times New Roman" w:cs="Times New Roman"/>
        </w:rPr>
        <w:t xml:space="preserve">). </w:t>
      </w:r>
      <w:r w:rsidRPr="00057506">
        <w:rPr>
          <w:rFonts w:ascii="Times New Roman" w:hAnsi="Times New Roman" w:cs="Times New Roman"/>
        </w:rPr>
        <w:t xml:space="preserve">Crustacean populations can also vary considerably and withstand high fishing mortalities. For example, </w:t>
      </w:r>
      <w:r w:rsidR="00E022A2" w:rsidRPr="00057506">
        <w:rPr>
          <w:rFonts w:ascii="Times New Roman" w:hAnsi="Times New Roman" w:cs="Times New Roman"/>
        </w:rPr>
        <w:t xml:space="preserve">Dungeness crab </w:t>
      </w:r>
      <w:r w:rsidR="001106F9" w:rsidRPr="00057506">
        <w:rPr>
          <w:rFonts w:ascii="Times New Roman" w:hAnsi="Times New Roman" w:cs="Times New Roman"/>
        </w:rPr>
        <w:t>(</w:t>
      </w:r>
      <w:r w:rsidR="001106F9" w:rsidRPr="00057506">
        <w:rPr>
          <w:rFonts w:ascii="Times New Roman" w:hAnsi="Times New Roman" w:cs="Times New Roman"/>
          <w:i/>
        </w:rPr>
        <w:t>Metacarcinus magister</w:t>
      </w:r>
      <w:r w:rsidR="001106F9" w:rsidRPr="00057506">
        <w:rPr>
          <w:rFonts w:ascii="Times New Roman" w:hAnsi="Times New Roman" w:cs="Times New Roman"/>
        </w:rPr>
        <w:t xml:space="preserve">) </w:t>
      </w:r>
      <w:r w:rsidR="00E022A2" w:rsidRPr="00057506">
        <w:rPr>
          <w:rFonts w:ascii="Times New Roman" w:hAnsi="Times New Roman" w:cs="Times New Roman"/>
        </w:rPr>
        <w:t>populations in the Pacific Northwest have persisted in spite of very high exploitation rates (&gt;90% in some areas) on the large males (</w:t>
      </w:r>
      <w:r w:rsidR="00654790">
        <w:rPr>
          <w:rFonts w:ascii="Times New Roman" w:hAnsi="Times New Roman" w:cs="Times New Roman"/>
        </w:rPr>
        <w:t>22</w:t>
      </w:r>
      <w:r w:rsidR="00E022A2" w:rsidRPr="00057506">
        <w:rPr>
          <w:rFonts w:ascii="Times New Roman" w:hAnsi="Times New Roman" w:cs="Times New Roman"/>
        </w:rPr>
        <w:t xml:space="preserve">). These examples suggest that fishing </w:t>
      </w:r>
      <w:r w:rsidR="00C94E18" w:rsidRPr="00057506">
        <w:rPr>
          <w:rFonts w:ascii="Times New Roman" w:hAnsi="Times New Roman" w:cs="Times New Roman"/>
        </w:rPr>
        <w:t>is not a dominant driver of population change for some species and might suggest a higher tolerance for low abundances when specifying allowable harvests.</w:t>
      </w:r>
    </w:p>
    <w:p w14:paraId="7D6CD1B7" w14:textId="4785EF34" w:rsidR="00597606" w:rsidRPr="00057506" w:rsidRDefault="00E022A2" w:rsidP="005B0791">
      <w:pPr>
        <w:jc w:val="both"/>
        <w:rPr>
          <w:rFonts w:ascii="Times New Roman" w:hAnsi="Times New Roman" w:cs="Times New Roman"/>
        </w:rPr>
      </w:pPr>
      <w:r w:rsidRPr="00057506">
        <w:rPr>
          <w:rFonts w:ascii="Times New Roman" w:hAnsi="Times New Roman" w:cs="Times New Roman"/>
        </w:rPr>
        <w:lastRenderedPageBreak/>
        <w:t>However, a key difference between forage fish, Dungeness crab</w:t>
      </w:r>
      <w:r w:rsidR="009E7391" w:rsidRPr="00057506">
        <w:rPr>
          <w:rFonts w:ascii="Times New Roman" w:hAnsi="Times New Roman" w:cs="Times New Roman"/>
        </w:rPr>
        <w:t>,</w:t>
      </w:r>
      <w:r w:rsidRPr="00057506">
        <w:rPr>
          <w:rFonts w:ascii="Times New Roman" w:hAnsi="Times New Roman" w:cs="Times New Roman"/>
        </w:rPr>
        <w:t xml:space="preserve"> and the Bering Sea crab in our study is life span</w:t>
      </w:r>
      <w:r w:rsidR="00985358">
        <w:rPr>
          <w:rFonts w:ascii="Times New Roman" w:hAnsi="Times New Roman" w:cs="Times New Roman"/>
        </w:rPr>
        <w:t xml:space="preserve"> and maturity schedule</w:t>
      </w:r>
      <w:r w:rsidRPr="00057506">
        <w:rPr>
          <w:rFonts w:ascii="Times New Roman" w:hAnsi="Times New Roman" w:cs="Times New Roman"/>
        </w:rPr>
        <w:t>. Anchovies</w:t>
      </w:r>
      <w:r w:rsidR="000F6D74" w:rsidRPr="00057506">
        <w:rPr>
          <w:rFonts w:ascii="Times New Roman" w:hAnsi="Times New Roman" w:cs="Times New Roman"/>
        </w:rPr>
        <w:t xml:space="preserve"> </w:t>
      </w:r>
      <w:r w:rsidRPr="00057506">
        <w:rPr>
          <w:rFonts w:ascii="Times New Roman" w:hAnsi="Times New Roman" w:cs="Times New Roman"/>
        </w:rPr>
        <w:t xml:space="preserve">live </w:t>
      </w:r>
      <w:r w:rsidR="000F6D74" w:rsidRPr="00057506">
        <w:rPr>
          <w:rFonts w:ascii="Times New Roman" w:hAnsi="Times New Roman" w:cs="Times New Roman"/>
        </w:rPr>
        <w:t>7</w:t>
      </w:r>
      <w:r w:rsidRPr="00057506">
        <w:rPr>
          <w:rFonts w:ascii="Times New Roman" w:hAnsi="Times New Roman" w:cs="Times New Roman"/>
        </w:rPr>
        <w:t xml:space="preserve"> years and mature at </w:t>
      </w:r>
      <w:r w:rsidR="000F6D74" w:rsidRPr="00057506">
        <w:rPr>
          <w:rFonts w:ascii="Times New Roman" w:hAnsi="Times New Roman" w:cs="Times New Roman"/>
        </w:rPr>
        <w:t>1-2</w:t>
      </w:r>
      <w:r w:rsidRPr="00057506">
        <w:rPr>
          <w:rFonts w:ascii="Times New Roman" w:hAnsi="Times New Roman" w:cs="Times New Roman"/>
        </w:rPr>
        <w:t xml:space="preserve"> years old (</w:t>
      </w:r>
      <w:r w:rsidR="00654790">
        <w:rPr>
          <w:rFonts w:ascii="Times New Roman" w:hAnsi="Times New Roman" w:cs="Times New Roman"/>
        </w:rPr>
        <w:t>23</w:t>
      </w:r>
      <w:r w:rsidRPr="00057506">
        <w:rPr>
          <w:rFonts w:ascii="Times New Roman" w:hAnsi="Times New Roman" w:cs="Times New Roman"/>
        </w:rPr>
        <w:t xml:space="preserve">), sardines </w:t>
      </w:r>
      <w:r w:rsidR="001106F9" w:rsidRPr="00057506">
        <w:rPr>
          <w:rFonts w:ascii="Times New Roman" w:hAnsi="Times New Roman" w:cs="Times New Roman"/>
        </w:rPr>
        <w:t xml:space="preserve">can </w:t>
      </w:r>
      <w:r w:rsidRPr="00057506">
        <w:rPr>
          <w:rFonts w:ascii="Times New Roman" w:hAnsi="Times New Roman" w:cs="Times New Roman"/>
        </w:rPr>
        <w:t xml:space="preserve">live </w:t>
      </w:r>
      <w:r w:rsidR="001106F9" w:rsidRPr="00057506">
        <w:rPr>
          <w:rFonts w:ascii="Times New Roman" w:hAnsi="Times New Roman" w:cs="Times New Roman"/>
        </w:rPr>
        <w:t xml:space="preserve">25 years, but </w:t>
      </w:r>
      <w:r w:rsidRPr="00057506">
        <w:rPr>
          <w:rFonts w:ascii="Times New Roman" w:hAnsi="Times New Roman" w:cs="Times New Roman"/>
        </w:rPr>
        <w:t xml:space="preserve">mature at </w:t>
      </w:r>
      <w:r w:rsidR="001106F9" w:rsidRPr="00057506">
        <w:rPr>
          <w:rFonts w:ascii="Times New Roman" w:hAnsi="Times New Roman" w:cs="Times New Roman"/>
        </w:rPr>
        <w:t>1-3</w:t>
      </w:r>
      <w:r w:rsidRPr="00057506">
        <w:rPr>
          <w:rFonts w:ascii="Times New Roman" w:hAnsi="Times New Roman" w:cs="Times New Roman"/>
        </w:rPr>
        <w:t xml:space="preserve"> years old (</w:t>
      </w:r>
      <w:r w:rsidR="00654790">
        <w:rPr>
          <w:rFonts w:ascii="Times New Roman" w:hAnsi="Times New Roman" w:cs="Times New Roman"/>
        </w:rPr>
        <w:t>24</w:t>
      </w:r>
      <w:r w:rsidRPr="00057506">
        <w:rPr>
          <w:rFonts w:ascii="Times New Roman" w:hAnsi="Times New Roman" w:cs="Times New Roman"/>
        </w:rPr>
        <w:t xml:space="preserve">), and Dungeness crab live </w:t>
      </w:r>
      <w:r w:rsidR="001106F9" w:rsidRPr="00057506">
        <w:rPr>
          <w:rFonts w:ascii="Times New Roman" w:hAnsi="Times New Roman" w:cs="Times New Roman"/>
        </w:rPr>
        <w:t>~10</w:t>
      </w:r>
      <w:r w:rsidRPr="00057506">
        <w:rPr>
          <w:rFonts w:ascii="Times New Roman" w:hAnsi="Times New Roman" w:cs="Times New Roman"/>
        </w:rPr>
        <w:t xml:space="preserve"> years and mature at </w:t>
      </w:r>
      <w:r w:rsidR="001106F9" w:rsidRPr="00057506">
        <w:rPr>
          <w:rFonts w:ascii="Times New Roman" w:hAnsi="Times New Roman" w:cs="Times New Roman"/>
        </w:rPr>
        <w:t>2-3</w:t>
      </w:r>
      <w:r w:rsidRPr="00057506">
        <w:rPr>
          <w:rFonts w:ascii="Times New Roman" w:hAnsi="Times New Roman" w:cs="Times New Roman"/>
        </w:rPr>
        <w:t xml:space="preserve"> years old (</w:t>
      </w:r>
      <w:r w:rsidR="00654790">
        <w:rPr>
          <w:rFonts w:ascii="Times New Roman" w:hAnsi="Times New Roman" w:cs="Times New Roman"/>
        </w:rPr>
        <w:t>25</w:t>
      </w:r>
      <w:r w:rsidRPr="00057506">
        <w:rPr>
          <w:rFonts w:ascii="Times New Roman" w:hAnsi="Times New Roman" w:cs="Times New Roman"/>
        </w:rPr>
        <w:t xml:space="preserve">). In contrast, snow crab live </w:t>
      </w:r>
      <w:r w:rsidR="001106F9" w:rsidRPr="00057506">
        <w:rPr>
          <w:rFonts w:ascii="Times New Roman" w:hAnsi="Times New Roman" w:cs="Times New Roman"/>
        </w:rPr>
        <w:t>up to 20</w:t>
      </w:r>
      <w:r w:rsidRPr="00057506">
        <w:rPr>
          <w:rFonts w:ascii="Times New Roman" w:hAnsi="Times New Roman" w:cs="Times New Roman"/>
        </w:rPr>
        <w:t xml:space="preserve"> years and mature at </w:t>
      </w:r>
      <w:r w:rsidR="00BF45E6" w:rsidRPr="00057506">
        <w:rPr>
          <w:rFonts w:ascii="Times New Roman" w:hAnsi="Times New Roman" w:cs="Times New Roman"/>
        </w:rPr>
        <w:t>~</w:t>
      </w:r>
      <w:r w:rsidR="001106F9" w:rsidRPr="00057506">
        <w:rPr>
          <w:rFonts w:ascii="Times New Roman" w:hAnsi="Times New Roman" w:cs="Times New Roman"/>
        </w:rPr>
        <w:t>6-8</w:t>
      </w:r>
      <w:r w:rsidRPr="00057506">
        <w:rPr>
          <w:rFonts w:ascii="Times New Roman" w:hAnsi="Times New Roman" w:cs="Times New Roman"/>
        </w:rPr>
        <w:t xml:space="preserve"> years old (</w:t>
      </w:r>
      <w:r w:rsidR="00654790">
        <w:rPr>
          <w:rFonts w:ascii="Times New Roman" w:hAnsi="Times New Roman" w:cs="Times New Roman"/>
        </w:rPr>
        <w:t>26</w:t>
      </w:r>
      <w:r w:rsidRPr="00057506">
        <w:rPr>
          <w:rFonts w:ascii="Times New Roman" w:hAnsi="Times New Roman" w:cs="Times New Roman"/>
        </w:rPr>
        <w:t xml:space="preserve">), red king crab live </w:t>
      </w:r>
      <w:r w:rsidR="001106F9" w:rsidRPr="00057506">
        <w:rPr>
          <w:rFonts w:ascii="Times New Roman" w:hAnsi="Times New Roman" w:cs="Times New Roman"/>
        </w:rPr>
        <w:t>up to 30</w:t>
      </w:r>
      <w:r w:rsidRPr="00057506">
        <w:rPr>
          <w:rFonts w:ascii="Times New Roman" w:hAnsi="Times New Roman" w:cs="Times New Roman"/>
        </w:rPr>
        <w:t xml:space="preserve"> year</w:t>
      </w:r>
      <w:r w:rsidR="001106F9" w:rsidRPr="00057506">
        <w:rPr>
          <w:rFonts w:ascii="Times New Roman" w:hAnsi="Times New Roman" w:cs="Times New Roman"/>
        </w:rPr>
        <w:t>s</w:t>
      </w:r>
      <w:r w:rsidRPr="00057506">
        <w:rPr>
          <w:rFonts w:ascii="Times New Roman" w:hAnsi="Times New Roman" w:cs="Times New Roman"/>
        </w:rPr>
        <w:t xml:space="preserve"> and mature at </w:t>
      </w:r>
      <w:r w:rsidR="00BF45E6" w:rsidRPr="00057506">
        <w:rPr>
          <w:rFonts w:ascii="Times New Roman" w:hAnsi="Times New Roman" w:cs="Times New Roman"/>
        </w:rPr>
        <w:t>~5-6</w:t>
      </w:r>
      <w:r w:rsidRPr="00057506">
        <w:rPr>
          <w:rFonts w:ascii="Times New Roman" w:hAnsi="Times New Roman" w:cs="Times New Roman"/>
        </w:rPr>
        <w:t xml:space="preserve"> years old (</w:t>
      </w:r>
      <w:r w:rsidR="00654790">
        <w:rPr>
          <w:rFonts w:ascii="Times New Roman" w:hAnsi="Times New Roman" w:cs="Times New Roman"/>
        </w:rPr>
        <w:t>27</w:t>
      </w:r>
      <w:r w:rsidRPr="00057506">
        <w:rPr>
          <w:rFonts w:ascii="Times New Roman" w:hAnsi="Times New Roman" w:cs="Times New Roman"/>
        </w:rPr>
        <w:t xml:space="preserve">), and blue king crab live </w:t>
      </w:r>
      <w:r w:rsidR="00BF45E6" w:rsidRPr="00057506">
        <w:rPr>
          <w:rFonts w:ascii="Times New Roman" w:hAnsi="Times New Roman" w:cs="Times New Roman"/>
        </w:rPr>
        <w:t>~20-30</w:t>
      </w:r>
      <w:r w:rsidRPr="00057506">
        <w:rPr>
          <w:rFonts w:ascii="Times New Roman" w:hAnsi="Times New Roman" w:cs="Times New Roman"/>
        </w:rPr>
        <w:t xml:space="preserve"> years and mature at </w:t>
      </w:r>
      <w:r w:rsidR="00BF45E6" w:rsidRPr="00057506">
        <w:rPr>
          <w:rFonts w:ascii="Times New Roman" w:hAnsi="Times New Roman" w:cs="Times New Roman"/>
        </w:rPr>
        <w:t>~5-6</w:t>
      </w:r>
      <w:r w:rsidRPr="00057506">
        <w:rPr>
          <w:rFonts w:ascii="Times New Roman" w:hAnsi="Times New Roman" w:cs="Times New Roman"/>
        </w:rPr>
        <w:t xml:space="preserve"> years old (</w:t>
      </w:r>
      <w:r w:rsidR="00654790">
        <w:rPr>
          <w:rFonts w:ascii="Times New Roman" w:hAnsi="Times New Roman" w:cs="Times New Roman"/>
        </w:rPr>
        <w:t>28</w:t>
      </w:r>
      <w:r w:rsidRPr="00057506">
        <w:rPr>
          <w:rFonts w:ascii="Times New Roman" w:hAnsi="Times New Roman" w:cs="Times New Roman"/>
        </w:rPr>
        <w:t>). Th</w:t>
      </w:r>
      <w:r w:rsidR="00502AF0" w:rsidRPr="00057506">
        <w:rPr>
          <w:rFonts w:ascii="Times New Roman" w:hAnsi="Times New Roman" w:cs="Times New Roman"/>
        </w:rPr>
        <w:t xml:space="preserve">ese differences in life history, particularly the longer times to maturity, </w:t>
      </w:r>
      <w:r w:rsidRPr="00057506">
        <w:rPr>
          <w:rFonts w:ascii="Times New Roman" w:hAnsi="Times New Roman" w:cs="Times New Roman"/>
        </w:rPr>
        <w:t xml:space="preserve">can be important for how responsive a population can be to favorable environmental conditions. These differences also might be related to why PIBKC has not </w:t>
      </w:r>
      <w:r w:rsidR="009C2CDF">
        <w:rPr>
          <w:rFonts w:ascii="Times New Roman" w:hAnsi="Times New Roman" w:cs="Times New Roman"/>
        </w:rPr>
        <w:t>recovered</w:t>
      </w:r>
      <w:r w:rsidRPr="00057506">
        <w:rPr>
          <w:rFonts w:ascii="Times New Roman" w:hAnsi="Times New Roman" w:cs="Times New Roman"/>
        </w:rPr>
        <w:t xml:space="preserve"> in spite of not being fished for a quarter of a century and why king crab populations in the Gulf of Alaska collapsed and </w:t>
      </w:r>
      <w:r w:rsidR="00636B43">
        <w:rPr>
          <w:rFonts w:ascii="Times New Roman" w:hAnsi="Times New Roman" w:cs="Times New Roman"/>
        </w:rPr>
        <w:t>have</w:t>
      </w:r>
      <w:r w:rsidRPr="00057506">
        <w:rPr>
          <w:rFonts w:ascii="Times New Roman" w:hAnsi="Times New Roman" w:cs="Times New Roman"/>
        </w:rPr>
        <w:t xml:space="preserve"> not return</w:t>
      </w:r>
      <w:r w:rsidR="00636B43">
        <w:rPr>
          <w:rFonts w:ascii="Times New Roman" w:hAnsi="Times New Roman" w:cs="Times New Roman"/>
        </w:rPr>
        <w:t>ed</w:t>
      </w:r>
      <w:r w:rsidRPr="00057506">
        <w:rPr>
          <w:rFonts w:ascii="Times New Roman" w:hAnsi="Times New Roman" w:cs="Times New Roman"/>
        </w:rPr>
        <w:t xml:space="preserve"> (</w:t>
      </w:r>
      <w:r w:rsidR="00654790">
        <w:rPr>
          <w:rFonts w:ascii="Times New Roman" w:hAnsi="Times New Roman" w:cs="Times New Roman"/>
        </w:rPr>
        <w:t>29</w:t>
      </w:r>
      <w:r w:rsidRPr="00057506">
        <w:rPr>
          <w:rFonts w:ascii="Times New Roman" w:hAnsi="Times New Roman" w:cs="Times New Roman"/>
        </w:rPr>
        <w:t>).</w:t>
      </w:r>
      <w:r w:rsidR="00113338">
        <w:rPr>
          <w:rFonts w:ascii="Times New Roman" w:hAnsi="Times New Roman" w:cs="Times New Roman"/>
        </w:rPr>
        <w:t xml:space="preserve"> </w:t>
      </w:r>
    </w:p>
    <w:p w14:paraId="78DAE8AA" w14:textId="31887B30" w:rsidR="00A53C30" w:rsidRPr="00057506" w:rsidRDefault="008F6224" w:rsidP="00BA4862">
      <w:pPr>
        <w:pStyle w:val="ListParagraph"/>
        <w:ind w:left="0"/>
        <w:jc w:val="both"/>
        <w:rPr>
          <w:rFonts w:ascii="Times New Roman" w:hAnsi="Times New Roman" w:cs="Times New Roman"/>
        </w:rPr>
      </w:pPr>
      <w:r w:rsidRPr="00057506">
        <w:rPr>
          <w:rFonts w:ascii="Times New Roman" w:hAnsi="Times New Roman" w:cs="Times New Roman"/>
        </w:rPr>
        <w:t>From a tactical perspective, m</w:t>
      </w:r>
      <w:r w:rsidR="00BA4862" w:rsidRPr="00057506">
        <w:rPr>
          <w:rFonts w:ascii="Times New Roman" w:hAnsi="Times New Roman" w:cs="Times New Roman"/>
        </w:rPr>
        <w:t xml:space="preserve">odels with time-varying </w:t>
      </w:r>
      <w:r w:rsidR="00A53C30" w:rsidRPr="00057506">
        <w:rPr>
          <w:rFonts w:ascii="Times New Roman" w:hAnsi="Times New Roman" w:cs="Times New Roman"/>
        </w:rPr>
        <w:t xml:space="preserve">other </w:t>
      </w:r>
      <w:r w:rsidR="00BA4862" w:rsidRPr="00057506">
        <w:rPr>
          <w:rFonts w:ascii="Times New Roman" w:hAnsi="Times New Roman" w:cs="Times New Roman"/>
        </w:rPr>
        <w:t>mortality are not ofte</w:t>
      </w:r>
      <w:r w:rsidR="009C2CDF">
        <w:rPr>
          <w:rFonts w:ascii="Times New Roman" w:hAnsi="Times New Roman" w:cs="Times New Roman"/>
        </w:rPr>
        <w:t xml:space="preserve">n used in fisheries science. The rationales behind a </w:t>
      </w:r>
      <w:r w:rsidR="00AB4463">
        <w:rPr>
          <w:rFonts w:ascii="Times New Roman" w:hAnsi="Times New Roman" w:cs="Times New Roman"/>
        </w:rPr>
        <w:t>time-invariant</w:t>
      </w:r>
      <w:r w:rsidR="009C2CDF">
        <w:rPr>
          <w:rFonts w:ascii="Times New Roman" w:hAnsi="Times New Roman" w:cs="Times New Roman"/>
        </w:rPr>
        <w:t xml:space="preserve"> mortality are reasonable if fishing is a primary driver of dynamics in a stationary system</w:t>
      </w:r>
      <w:r w:rsidR="00BA4862" w:rsidRPr="00057506">
        <w:rPr>
          <w:rFonts w:ascii="Times New Roman" w:hAnsi="Times New Roman" w:cs="Times New Roman"/>
        </w:rPr>
        <w:t>. First, change</w:t>
      </w:r>
      <w:ins w:id="39" w:author="William Stockhausen" w:date="2025-12-01T11:35:00Z" w16du:dateUtc="2025-12-01T19:35:00Z">
        <w:r w:rsidR="00B03E0E">
          <w:rPr>
            <w:rFonts w:ascii="Times New Roman" w:hAnsi="Times New Roman" w:cs="Times New Roman"/>
          </w:rPr>
          <w:t>s</w:t>
        </w:r>
      </w:ins>
      <w:r w:rsidR="00BA4862" w:rsidRPr="00057506">
        <w:rPr>
          <w:rFonts w:ascii="Times New Roman" w:hAnsi="Times New Roman" w:cs="Times New Roman"/>
        </w:rPr>
        <w:t xml:space="preserve"> in other processes alias for change</w:t>
      </w:r>
      <w:ins w:id="40" w:author="William Stockhausen" w:date="2025-12-01T11:35:00Z" w16du:dateUtc="2025-12-01T19:35:00Z">
        <w:r w:rsidR="00B03E0E">
          <w:rPr>
            <w:rFonts w:ascii="Times New Roman" w:hAnsi="Times New Roman" w:cs="Times New Roman"/>
          </w:rPr>
          <w:t>s</w:t>
        </w:r>
      </w:ins>
      <w:r w:rsidR="00BA4862" w:rsidRPr="00057506">
        <w:rPr>
          <w:rFonts w:ascii="Times New Roman" w:hAnsi="Times New Roman" w:cs="Times New Roman"/>
        </w:rPr>
        <w:t xml:space="preserve"> in mortality</w:t>
      </w:r>
      <w:r w:rsidR="00357606" w:rsidRPr="00057506">
        <w:rPr>
          <w:rFonts w:ascii="Times New Roman" w:hAnsi="Times New Roman" w:cs="Times New Roman"/>
        </w:rPr>
        <w:t xml:space="preserve">—a change in growth or catchability can look </w:t>
      </w:r>
      <w:proofErr w:type="gramStart"/>
      <w:r w:rsidR="00357606" w:rsidRPr="00057506">
        <w:rPr>
          <w:rFonts w:ascii="Times New Roman" w:hAnsi="Times New Roman" w:cs="Times New Roman"/>
        </w:rPr>
        <w:t>similar to</w:t>
      </w:r>
      <w:proofErr w:type="gramEnd"/>
      <w:r w:rsidR="00357606" w:rsidRPr="00057506">
        <w:rPr>
          <w:rFonts w:ascii="Times New Roman" w:hAnsi="Times New Roman" w:cs="Times New Roman"/>
        </w:rPr>
        <w:t xml:space="preserve"> a change in mortality</w:t>
      </w:r>
      <w:r w:rsidR="00695E13">
        <w:rPr>
          <w:rFonts w:ascii="Times New Roman" w:hAnsi="Times New Roman" w:cs="Times New Roman"/>
        </w:rPr>
        <w:t xml:space="preserve"> (</w:t>
      </w:r>
      <w:r w:rsidR="00654790">
        <w:rPr>
          <w:rFonts w:ascii="Times New Roman" w:hAnsi="Times New Roman" w:cs="Times New Roman"/>
        </w:rPr>
        <w:t>30</w:t>
      </w:r>
      <w:r w:rsidR="00E61693">
        <w:rPr>
          <w:rFonts w:ascii="Times New Roman" w:hAnsi="Times New Roman" w:cs="Times New Roman"/>
        </w:rPr>
        <w:t xml:space="preserve">, </w:t>
      </w:r>
      <w:r w:rsidR="00654790">
        <w:rPr>
          <w:rFonts w:ascii="Times New Roman" w:hAnsi="Times New Roman" w:cs="Times New Roman"/>
        </w:rPr>
        <w:t>31</w:t>
      </w:r>
      <w:r w:rsidR="00BA4862" w:rsidRPr="00057506">
        <w:rPr>
          <w:rFonts w:ascii="Times New Roman" w:hAnsi="Times New Roman" w:cs="Times New Roman"/>
        </w:rPr>
        <w:t>)</w:t>
      </w:r>
      <w:r w:rsidR="00357606" w:rsidRPr="00057506">
        <w:rPr>
          <w:rFonts w:ascii="Times New Roman" w:hAnsi="Times New Roman" w:cs="Times New Roman"/>
        </w:rPr>
        <w:t>. Furthermore, the data to which population dynamics models are fit are also subject to observation error, so there is some risk that estimates of mortality are reflecting noise in the data rather than a signal from the population (</w:t>
      </w:r>
      <w:r w:rsidR="00654790">
        <w:rPr>
          <w:rFonts w:ascii="Times New Roman" w:hAnsi="Times New Roman" w:cs="Times New Roman"/>
        </w:rPr>
        <w:t>32</w:t>
      </w:r>
      <w:r w:rsidR="00357606" w:rsidRPr="00057506">
        <w:rPr>
          <w:rFonts w:ascii="Times New Roman" w:hAnsi="Times New Roman" w:cs="Times New Roman"/>
        </w:rPr>
        <w:t>).</w:t>
      </w:r>
      <w:r w:rsidR="00BA4862" w:rsidRPr="00057506">
        <w:rPr>
          <w:rFonts w:ascii="Times New Roman" w:hAnsi="Times New Roman" w:cs="Times New Roman"/>
        </w:rPr>
        <w:t xml:space="preserve"> </w:t>
      </w:r>
      <w:r w:rsidR="00357606" w:rsidRPr="00057506">
        <w:rPr>
          <w:rFonts w:ascii="Times New Roman" w:hAnsi="Times New Roman" w:cs="Times New Roman"/>
        </w:rPr>
        <w:t>In addition to difficulties reliably estimating variable mortality</w:t>
      </w:r>
      <w:r w:rsidR="00BA4862" w:rsidRPr="00057506">
        <w:rPr>
          <w:rFonts w:ascii="Times New Roman" w:hAnsi="Times New Roman" w:cs="Times New Roman"/>
        </w:rPr>
        <w:t xml:space="preserve">, </w:t>
      </w:r>
      <w:r w:rsidR="00357606" w:rsidRPr="00057506">
        <w:rPr>
          <w:rFonts w:ascii="Times New Roman" w:hAnsi="Times New Roman" w:cs="Times New Roman"/>
        </w:rPr>
        <w:t xml:space="preserve">small changes in the mortality </w:t>
      </w:r>
      <w:ins w:id="41" w:author="William Stockhausen" w:date="2025-12-01T11:35:00Z" w16du:dateUtc="2025-12-01T19:35:00Z">
        <w:r w:rsidR="00B03E0E">
          <w:rPr>
            <w:rFonts w:ascii="Times New Roman" w:hAnsi="Times New Roman" w:cs="Times New Roman"/>
          </w:rPr>
          <w:t xml:space="preserve">rate </w:t>
        </w:r>
      </w:ins>
      <w:r w:rsidR="00357606" w:rsidRPr="00057506">
        <w:rPr>
          <w:rFonts w:ascii="Times New Roman" w:hAnsi="Times New Roman" w:cs="Times New Roman"/>
        </w:rPr>
        <w:t xml:space="preserve">used to calculate reference points can result in large changes to management advice </w:t>
      </w:r>
      <w:r w:rsidR="00BA4862" w:rsidRPr="00057506">
        <w:rPr>
          <w:rFonts w:ascii="Times New Roman" w:hAnsi="Times New Roman" w:cs="Times New Roman"/>
        </w:rPr>
        <w:t>(</w:t>
      </w:r>
      <w:r w:rsidR="00654790">
        <w:rPr>
          <w:rFonts w:ascii="Times New Roman" w:hAnsi="Times New Roman" w:cs="Times New Roman"/>
        </w:rPr>
        <w:t>33</w:t>
      </w:r>
      <w:r w:rsidR="00BA4862" w:rsidRPr="00057506">
        <w:rPr>
          <w:rFonts w:ascii="Times New Roman" w:hAnsi="Times New Roman" w:cs="Times New Roman"/>
        </w:rPr>
        <w:t>).</w:t>
      </w:r>
      <w:r w:rsidR="002C1B84" w:rsidRPr="00057506">
        <w:rPr>
          <w:rFonts w:ascii="Times New Roman" w:hAnsi="Times New Roman" w:cs="Times New Roman"/>
        </w:rPr>
        <w:t xml:space="preserve"> Because of these points, t</w:t>
      </w:r>
      <w:r w:rsidR="00BA4862" w:rsidRPr="00057506">
        <w:rPr>
          <w:rFonts w:ascii="Times New Roman" w:hAnsi="Times New Roman" w:cs="Times New Roman"/>
        </w:rPr>
        <w:t xml:space="preserve">he prevailing advice for population dynamics models is to estimate a </w:t>
      </w:r>
      <w:r w:rsidR="002C1B84" w:rsidRPr="00057506">
        <w:rPr>
          <w:rFonts w:ascii="Times New Roman" w:hAnsi="Times New Roman" w:cs="Times New Roman"/>
        </w:rPr>
        <w:t>time-invariant</w:t>
      </w:r>
      <w:r w:rsidR="00BA4862" w:rsidRPr="00057506">
        <w:rPr>
          <w:rFonts w:ascii="Times New Roman" w:hAnsi="Times New Roman" w:cs="Times New Roman"/>
        </w:rPr>
        <w:t xml:space="preserve"> natural mortality (</w:t>
      </w:r>
      <w:r w:rsidR="00654790">
        <w:rPr>
          <w:rFonts w:ascii="Times New Roman" w:hAnsi="Times New Roman" w:cs="Times New Roman"/>
        </w:rPr>
        <w:t>34</w:t>
      </w:r>
      <w:r w:rsidR="00BA4862" w:rsidRPr="00057506">
        <w:rPr>
          <w:rFonts w:ascii="Times New Roman" w:hAnsi="Times New Roman" w:cs="Times New Roman"/>
        </w:rPr>
        <w:t>)</w:t>
      </w:r>
      <w:r w:rsidR="00AB4463">
        <w:rPr>
          <w:rFonts w:ascii="Times New Roman" w:hAnsi="Times New Roman" w:cs="Times New Roman"/>
        </w:rPr>
        <w:t>,</w:t>
      </w:r>
      <w:r w:rsidR="00357606" w:rsidRPr="00057506">
        <w:rPr>
          <w:rFonts w:ascii="Times New Roman" w:hAnsi="Times New Roman" w:cs="Times New Roman"/>
        </w:rPr>
        <w:t xml:space="preserve"> often informed by a prior that considers the longevity of the modeled species (</w:t>
      </w:r>
      <w:r w:rsidR="00654790">
        <w:rPr>
          <w:rFonts w:ascii="Times New Roman" w:hAnsi="Times New Roman" w:cs="Times New Roman"/>
        </w:rPr>
        <w:t>35</w:t>
      </w:r>
      <w:r w:rsidR="00636B43">
        <w:rPr>
          <w:rFonts w:ascii="Times New Roman" w:hAnsi="Times New Roman" w:cs="Times New Roman"/>
        </w:rPr>
        <w:t>).</w:t>
      </w:r>
      <w:r w:rsidR="00BA4862" w:rsidRPr="00057506">
        <w:rPr>
          <w:rFonts w:ascii="Times New Roman" w:hAnsi="Times New Roman" w:cs="Times New Roman"/>
        </w:rPr>
        <w:t xml:space="preserve"> </w:t>
      </w:r>
    </w:p>
    <w:p w14:paraId="4632F8BC" w14:textId="77777777" w:rsidR="00A53C30" w:rsidRPr="00057506" w:rsidRDefault="00A53C30" w:rsidP="00BA4862">
      <w:pPr>
        <w:pStyle w:val="ListParagraph"/>
        <w:ind w:left="0"/>
        <w:jc w:val="both"/>
        <w:rPr>
          <w:rFonts w:ascii="Times New Roman" w:hAnsi="Times New Roman" w:cs="Times New Roman"/>
        </w:rPr>
      </w:pPr>
    </w:p>
    <w:p w14:paraId="5F75934B" w14:textId="4A826B60" w:rsidR="00BA4862" w:rsidRPr="00057506" w:rsidRDefault="00BA4862" w:rsidP="00BA4862">
      <w:pPr>
        <w:pStyle w:val="ListParagraph"/>
        <w:ind w:left="0"/>
        <w:jc w:val="both"/>
        <w:rPr>
          <w:rFonts w:ascii="Times New Roman" w:hAnsi="Times New Roman" w:cs="Times New Roman"/>
        </w:rPr>
      </w:pPr>
      <w:r w:rsidRPr="00057506">
        <w:rPr>
          <w:rFonts w:ascii="Times New Roman" w:hAnsi="Times New Roman" w:cs="Times New Roman"/>
        </w:rPr>
        <w:t xml:space="preserve">Our modeling choices are a departure from current ‘best practices’ in stock assessment, but we argue that modeling ‘other mortality’ </w:t>
      </w:r>
      <w:r w:rsidR="002C1B84" w:rsidRPr="00057506">
        <w:rPr>
          <w:rFonts w:ascii="Times New Roman" w:hAnsi="Times New Roman" w:cs="Times New Roman"/>
        </w:rPr>
        <w:t xml:space="preserve">and attributing that mortality to some source(s) </w:t>
      </w:r>
      <w:r w:rsidRPr="00057506">
        <w:rPr>
          <w:rFonts w:ascii="Times New Roman" w:hAnsi="Times New Roman" w:cs="Times New Roman"/>
        </w:rPr>
        <w:t>(or at least attempting to) will likely be an increasingly important issue as climate change progresses</w:t>
      </w:r>
      <w:r w:rsidR="00FD1AB0" w:rsidRPr="00057506">
        <w:rPr>
          <w:rFonts w:ascii="Times New Roman" w:hAnsi="Times New Roman" w:cs="Times New Roman"/>
        </w:rPr>
        <w:t xml:space="preserve"> and </w:t>
      </w:r>
      <w:r w:rsidR="00C022F2" w:rsidRPr="00057506">
        <w:rPr>
          <w:rFonts w:ascii="Times New Roman" w:hAnsi="Times New Roman" w:cs="Times New Roman"/>
        </w:rPr>
        <w:t>when</w:t>
      </w:r>
      <w:r w:rsidR="00FD1AB0" w:rsidRPr="00057506">
        <w:rPr>
          <w:rFonts w:ascii="Times New Roman" w:hAnsi="Times New Roman" w:cs="Times New Roman"/>
        </w:rPr>
        <w:t xml:space="preserve"> fishing </w:t>
      </w:r>
      <w:r w:rsidR="00695E13">
        <w:rPr>
          <w:rFonts w:ascii="Times New Roman" w:hAnsi="Times New Roman" w:cs="Times New Roman"/>
        </w:rPr>
        <w:t>may not be the primary driver o</w:t>
      </w:r>
      <w:r w:rsidR="00FD1AB0" w:rsidRPr="00057506">
        <w:rPr>
          <w:rFonts w:ascii="Times New Roman" w:hAnsi="Times New Roman" w:cs="Times New Roman"/>
        </w:rPr>
        <w:t>f dynamics</w:t>
      </w:r>
      <w:r w:rsidRPr="00057506">
        <w:rPr>
          <w:rFonts w:ascii="Times New Roman" w:hAnsi="Times New Roman" w:cs="Times New Roman"/>
        </w:rPr>
        <w:t xml:space="preserve">. </w:t>
      </w:r>
      <w:r w:rsidR="009A18B6" w:rsidRPr="00057506">
        <w:rPr>
          <w:rFonts w:ascii="Times New Roman" w:hAnsi="Times New Roman" w:cs="Times New Roman"/>
        </w:rPr>
        <w:t>The ability of a model to estimate mortality depends on how well other confounded population processes are known.</w:t>
      </w:r>
      <w:r w:rsidR="00AB4463">
        <w:rPr>
          <w:rFonts w:ascii="Times New Roman" w:hAnsi="Times New Roman" w:cs="Times New Roman"/>
        </w:rPr>
        <w:t xml:space="preserve"> For crab,</w:t>
      </w:r>
      <w:r w:rsidR="00597606">
        <w:rPr>
          <w:rFonts w:ascii="Times New Roman" w:hAnsi="Times New Roman" w:cs="Times New Roman"/>
        </w:rPr>
        <w:t xml:space="preserve"> simulations have shown that other mortality is estimable in circumstances of data availability and population dynamics structure like that in the Bering Sea</w:t>
      </w:r>
      <w:r w:rsidR="009A18B6" w:rsidRPr="00057506">
        <w:rPr>
          <w:rFonts w:ascii="Times New Roman" w:hAnsi="Times New Roman" w:cs="Times New Roman"/>
        </w:rPr>
        <w:t xml:space="preserve"> </w:t>
      </w:r>
      <w:r w:rsidR="00502AF0" w:rsidRPr="00057506">
        <w:rPr>
          <w:rFonts w:ascii="Times New Roman" w:hAnsi="Times New Roman" w:cs="Times New Roman"/>
        </w:rPr>
        <w:t>(</w:t>
      </w:r>
      <w:r w:rsidR="00E61693">
        <w:rPr>
          <w:rFonts w:ascii="Times New Roman" w:hAnsi="Times New Roman" w:cs="Times New Roman"/>
        </w:rPr>
        <w:t xml:space="preserve">1, </w:t>
      </w:r>
      <w:r w:rsidR="00654790">
        <w:rPr>
          <w:rFonts w:ascii="Times New Roman" w:hAnsi="Times New Roman" w:cs="Times New Roman"/>
        </w:rPr>
        <w:t>36</w:t>
      </w:r>
      <w:r w:rsidR="00502AF0" w:rsidRPr="00057506">
        <w:rPr>
          <w:rFonts w:ascii="Times New Roman" w:hAnsi="Times New Roman" w:cs="Times New Roman"/>
        </w:rPr>
        <w:t>)</w:t>
      </w:r>
      <w:r w:rsidR="009A18B6" w:rsidRPr="00057506">
        <w:rPr>
          <w:rFonts w:ascii="Times New Roman" w:hAnsi="Times New Roman" w:cs="Times New Roman"/>
        </w:rPr>
        <w:t xml:space="preserve">. </w:t>
      </w:r>
      <w:r w:rsidR="00502AF0" w:rsidRPr="00057506">
        <w:rPr>
          <w:rFonts w:ascii="Times New Roman" w:hAnsi="Times New Roman" w:cs="Times New Roman"/>
        </w:rPr>
        <w:t>Estimating other mortality may be more difficult for fish species than for crab given that variable catchability can be a larger problem for species than can swim over the top of survey trawls. With this in mind, w</w:t>
      </w:r>
      <w:r w:rsidR="00357606" w:rsidRPr="00057506">
        <w:rPr>
          <w:rFonts w:ascii="Times New Roman" w:hAnsi="Times New Roman" w:cs="Times New Roman"/>
        </w:rPr>
        <w:t xml:space="preserve">e recommend that scientists and managers build models that have alternate assumptions </w:t>
      </w:r>
      <w:r w:rsidR="009C02C0" w:rsidRPr="00057506">
        <w:rPr>
          <w:rFonts w:ascii="Times New Roman" w:hAnsi="Times New Roman" w:cs="Times New Roman"/>
        </w:rPr>
        <w:t>about the drivers of dynamics</w:t>
      </w:r>
      <w:r w:rsidR="0012204D" w:rsidRPr="00057506">
        <w:rPr>
          <w:rFonts w:ascii="Times New Roman" w:hAnsi="Times New Roman" w:cs="Times New Roman"/>
        </w:rPr>
        <w:t xml:space="preserve"> (including </w:t>
      </w:r>
      <w:r w:rsidR="00DF6ACA" w:rsidRPr="00057506">
        <w:rPr>
          <w:rFonts w:ascii="Times New Roman" w:hAnsi="Times New Roman" w:cs="Times New Roman"/>
        </w:rPr>
        <w:t>time-varying</w:t>
      </w:r>
      <w:r w:rsidR="0012204D" w:rsidRPr="00057506">
        <w:rPr>
          <w:rFonts w:ascii="Times New Roman" w:hAnsi="Times New Roman" w:cs="Times New Roman"/>
        </w:rPr>
        <w:t xml:space="preserve"> mortality)</w:t>
      </w:r>
      <w:r w:rsidR="00AB4463">
        <w:rPr>
          <w:rFonts w:ascii="Times New Roman" w:hAnsi="Times New Roman" w:cs="Times New Roman"/>
        </w:rPr>
        <w:t xml:space="preserve"> and</w:t>
      </w:r>
      <w:r w:rsidR="00357606" w:rsidRPr="00057506">
        <w:rPr>
          <w:rFonts w:ascii="Times New Roman" w:hAnsi="Times New Roman" w:cs="Times New Roman"/>
        </w:rPr>
        <w:t xml:space="preserve"> simulation test all </w:t>
      </w:r>
      <w:r w:rsidR="00DF6ACA" w:rsidRPr="00057506">
        <w:rPr>
          <w:rFonts w:ascii="Times New Roman" w:hAnsi="Times New Roman" w:cs="Times New Roman"/>
        </w:rPr>
        <w:t xml:space="preserve">population dynamics models, </w:t>
      </w:r>
      <w:r w:rsidR="00357606" w:rsidRPr="00057506">
        <w:rPr>
          <w:rFonts w:ascii="Times New Roman" w:hAnsi="Times New Roman" w:cs="Times New Roman"/>
        </w:rPr>
        <w:t>methods of attribution</w:t>
      </w:r>
      <w:r w:rsidR="00AB4463">
        <w:rPr>
          <w:rFonts w:ascii="Times New Roman" w:hAnsi="Times New Roman" w:cs="Times New Roman"/>
        </w:rPr>
        <w:t>,</w:t>
      </w:r>
      <w:r w:rsidR="00357606" w:rsidRPr="00057506">
        <w:rPr>
          <w:rFonts w:ascii="Times New Roman" w:hAnsi="Times New Roman" w:cs="Times New Roman"/>
        </w:rPr>
        <w:t xml:space="preserve"> and management strategies</w:t>
      </w:r>
      <w:r w:rsidR="00AB4463">
        <w:rPr>
          <w:rFonts w:ascii="Times New Roman" w:hAnsi="Times New Roman" w:cs="Times New Roman"/>
        </w:rPr>
        <w:t xml:space="preserve"> to understand their ability to </w:t>
      </w:r>
      <w:r w:rsidR="00597606">
        <w:rPr>
          <w:rFonts w:ascii="Times New Roman" w:hAnsi="Times New Roman" w:cs="Times New Roman"/>
        </w:rPr>
        <w:t>estimate quantities need to make management decisions</w:t>
      </w:r>
      <w:r w:rsidR="00AB4463">
        <w:rPr>
          <w:rFonts w:ascii="Times New Roman" w:hAnsi="Times New Roman" w:cs="Times New Roman"/>
        </w:rPr>
        <w:t xml:space="preserve">.  </w:t>
      </w:r>
    </w:p>
    <w:p w14:paraId="52AC4FBA" w14:textId="0904ECE0" w:rsidR="00BA4862" w:rsidRPr="00057506" w:rsidRDefault="00775C8A" w:rsidP="004A3010">
      <w:pPr>
        <w:jc w:val="both"/>
        <w:rPr>
          <w:rFonts w:ascii="Times New Roman" w:hAnsi="Times New Roman" w:cs="Times New Roman"/>
        </w:rPr>
      </w:pPr>
      <w:r w:rsidRPr="00057506">
        <w:rPr>
          <w:rFonts w:ascii="Times New Roman" w:hAnsi="Times New Roman" w:cs="Times New Roman"/>
        </w:rPr>
        <w:t>Collapses of harvested natural resources</w:t>
      </w:r>
      <w:r w:rsidR="00BA4862" w:rsidRPr="00057506">
        <w:rPr>
          <w:rFonts w:ascii="Times New Roman" w:hAnsi="Times New Roman" w:cs="Times New Roman"/>
        </w:rPr>
        <w:t xml:space="preserve"> </w:t>
      </w:r>
      <w:r w:rsidRPr="00057506">
        <w:rPr>
          <w:rFonts w:ascii="Times New Roman" w:hAnsi="Times New Roman" w:cs="Times New Roman"/>
        </w:rPr>
        <w:t xml:space="preserve">will </w:t>
      </w:r>
      <w:r w:rsidR="00357606" w:rsidRPr="00057506">
        <w:rPr>
          <w:rFonts w:ascii="Times New Roman" w:hAnsi="Times New Roman" w:cs="Times New Roman"/>
        </w:rPr>
        <w:t xml:space="preserve">continue to </w:t>
      </w:r>
      <w:r w:rsidR="00443142">
        <w:rPr>
          <w:rFonts w:ascii="Times New Roman" w:hAnsi="Times New Roman" w:cs="Times New Roman"/>
        </w:rPr>
        <w:t xml:space="preserve">happen; </w:t>
      </w:r>
      <w:r w:rsidR="00706EBE">
        <w:rPr>
          <w:rFonts w:ascii="Times New Roman" w:hAnsi="Times New Roman" w:cs="Times New Roman"/>
        </w:rPr>
        <w:t>predicting</w:t>
      </w:r>
      <w:r w:rsidR="00BA4862" w:rsidRPr="00057506">
        <w:rPr>
          <w:rFonts w:ascii="Times New Roman" w:hAnsi="Times New Roman" w:cs="Times New Roman"/>
        </w:rPr>
        <w:t xml:space="preserve"> </w:t>
      </w:r>
      <w:r w:rsidRPr="00057506">
        <w:rPr>
          <w:rFonts w:ascii="Times New Roman" w:hAnsi="Times New Roman" w:cs="Times New Roman"/>
        </w:rPr>
        <w:t xml:space="preserve">when </w:t>
      </w:r>
      <w:r w:rsidR="00706EBE">
        <w:rPr>
          <w:rFonts w:ascii="Times New Roman" w:hAnsi="Times New Roman" w:cs="Times New Roman"/>
        </w:rPr>
        <w:t>and understanding why</w:t>
      </w:r>
      <w:r w:rsidR="00BA4862" w:rsidRPr="00057506">
        <w:rPr>
          <w:rFonts w:ascii="Times New Roman" w:hAnsi="Times New Roman" w:cs="Times New Roman"/>
        </w:rPr>
        <w:t xml:space="preserve"> </w:t>
      </w:r>
      <w:r w:rsidR="00443142">
        <w:rPr>
          <w:rFonts w:ascii="Times New Roman" w:hAnsi="Times New Roman" w:cs="Times New Roman"/>
        </w:rPr>
        <w:t xml:space="preserve">a population collapses </w:t>
      </w:r>
      <w:r w:rsidR="00BA4862" w:rsidRPr="00057506">
        <w:rPr>
          <w:rFonts w:ascii="Times New Roman" w:hAnsi="Times New Roman" w:cs="Times New Roman"/>
        </w:rPr>
        <w:t xml:space="preserve">is </w:t>
      </w:r>
      <w:r w:rsidR="00FE5C50" w:rsidRPr="00057506">
        <w:rPr>
          <w:rFonts w:ascii="Times New Roman" w:hAnsi="Times New Roman" w:cs="Times New Roman"/>
        </w:rPr>
        <w:t xml:space="preserve">a </w:t>
      </w:r>
      <w:r w:rsidR="00BA4862" w:rsidRPr="00057506">
        <w:rPr>
          <w:rFonts w:ascii="Times New Roman" w:hAnsi="Times New Roman" w:cs="Times New Roman"/>
        </w:rPr>
        <w:t>hard</w:t>
      </w:r>
      <w:r w:rsidR="00695E13">
        <w:rPr>
          <w:rFonts w:ascii="Times New Roman" w:hAnsi="Times New Roman" w:cs="Times New Roman"/>
        </w:rPr>
        <w:t>, but important</w:t>
      </w:r>
      <w:r w:rsidR="00FE5C50" w:rsidRPr="00057506">
        <w:rPr>
          <w:rFonts w:ascii="Times New Roman" w:hAnsi="Times New Roman" w:cs="Times New Roman"/>
        </w:rPr>
        <w:t xml:space="preserve"> scientific problem</w:t>
      </w:r>
      <w:r w:rsidR="00237EFB" w:rsidRPr="00057506">
        <w:rPr>
          <w:rFonts w:ascii="Times New Roman" w:hAnsi="Times New Roman" w:cs="Times New Roman"/>
        </w:rPr>
        <w:t xml:space="preserve">. </w:t>
      </w:r>
      <w:r w:rsidRPr="00057506">
        <w:rPr>
          <w:rFonts w:ascii="Times New Roman" w:hAnsi="Times New Roman" w:cs="Times New Roman"/>
        </w:rPr>
        <w:t>If causes</w:t>
      </w:r>
      <w:r w:rsidR="00357606" w:rsidRPr="00057506">
        <w:rPr>
          <w:rFonts w:ascii="Times New Roman" w:hAnsi="Times New Roman" w:cs="Times New Roman"/>
        </w:rPr>
        <w:t xml:space="preserve"> of collapse</w:t>
      </w:r>
      <w:r w:rsidRPr="00057506">
        <w:rPr>
          <w:rFonts w:ascii="Times New Roman" w:hAnsi="Times New Roman" w:cs="Times New Roman"/>
        </w:rPr>
        <w:t xml:space="preserve"> can be identified, developing appropriate management strategies </w:t>
      </w:r>
      <w:r w:rsidR="00706EBE">
        <w:rPr>
          <w:rFonts w:ascii="Times New Roman" w:hAnsi="Times New Roman" w:cs="Times New Roman"/>
        </w:rPr>
        <w:t xml:space="preserve">to avoid them </w:t>
      </w:r>
      <w:r w:rsidRPr="00057506">
        <w:rPr>
          <w:rFonts w:ascii="Times New Roman" w:hAnsi="Times New Roman" w:cs="Times New Roman"/>
        </w:rPr>
        <w:t>can be relatively straightforward.</w:t>
      </w:r>
      <w:r w:rsidR="002D31C2" w:rsidRPr="00057506">
        <w:rPr>
          <w:rFonts w:ascii="Times New Roman" w:hAnsi="Times New Roman" w:cs="Times New Roman"/>
        </w:rPr>
        <w:t xml:space="preserve"> For example, if predation is a key driver of a harvested population, incentivizing fishing for the predator in areas where there is the most overlap between predator and prey may reduce </w:t>
      </w:r>
      <w:r w:rsidR="00E61693">
        <w:rPr>
          <w:rFonts w:ascii="Times New Roman" w:hAnsi="Times New Roman" w:cs="Times New Roman"/>
        </w:rPr>
        <w:t>pressure on the prey population</w:t>
      </w:r>
      <w:r w:rsidR="002D31C2" w:rsidRPr="00057506">
        <w:rPr>
          <w:rFonts w:ascii="Times New Roman" w:hAnsi="Times New Roman" w:cs="Times New Roman"/>
        </w:rPr>
        <w:t xml:space="preserve">. </w:t>
      </w:r>
      <w:r w:rsidR="00A97254" w:rsidRPr="00057506">
        <w:rPr>
          <w:rFonts w:ascii="Times New Roman" w:hAnsi="Times New Roman" w:cs="Times New Roman"/>
        </w:rPr>
        <w:t>If disease is a key driver of declines, effort spent</w:t>
      </w:r>
      <w:r w:rsidR="00AB4463">
        <w:rPr>
          <w:rFonts w:ascii="Times New Roman" w:hAnsi="Times New Roman" w:cs="Times New Roman"/>
        </w:rPr>
        <w:t xml:space="preserve"> identifying and minimizing vectors of transmission could help avoid collapses</w:t>
      </w:r>
      <w:r w:rsidR="00A97254" w:rsidRPr="00057506">
        <w:rPr>
          <w:rFonts w:ascii="Times New Roman" w:hAnsi="Times New Roman" w:cs="Times New Roman"/>
        </w:rPr>
        <w:t xml:space="preserve">. </w:t>
      </w:r>
      <w:r w:rsidR="00237EFB" w:rsidRPr="00057506">
        <w:rPr>
          <w:rFonts w:ascii="Times New Roman" w:hAnsi="Times New Roman" w:cs="Times New Roman"/>
        </w:rPr>
        <w:t>Regardless of whether we understand</w:t>
      </w:r>
      <w:r w:rsidRPr="00057506">
        <w:rPr>
          <w:rFonts w:ascii="Times New Roman" w:hAnsi="Times New Roman" w:cs="Times New Roman"/>
        </w:rPr>
        <w:t xml:space="preserve"> the causes</w:t>
      </w:r>
      <w:r w:rsidR="00237EFB" w:rsidRPr="00057506">
        <w:rPr>
          <w:rFonts w:ascii="Times New Roman" w:hAnsi="Times New Roman" w:cs="Times New Roman"/>
        </w:rPr>
        <w:t>, management systems</w:t>
      </w:r>
      <w:r w:rsidRPr="00057506">
        <w:rPr>
          <w:rFonts w:ascii="Times New Roman" w:hAnsi="Times New Roman" w:cs="Times New Roman"/>
        </w:rPr>
        <w:t xml:space="preserve"> </w:t>
      </w:r>
      <w:r w:rsidR="005B1568">
        <w:rPr>
          <w:rFonts w:ascii="Times New Roman" w:hAnsi="Times New Roman" w:cs="Times New Roman"/>
        </w:rPr>
        <w:t>need</w:t>
      </w:r>
      <w:r w:rsidR="00357606" w:rsidRPr="00057506">
        <w:rPr>
          <w:rFonts w:ascii="Times New Roman" w:hAnsi="Times New Roman" w:cs="Times New Roman"/>
        </w:rPr>
        <w:t xml:space="preserve"> the flexibility to</w:t>
      </w:r>
      <w:r w:rsidR="00BA4862" w:rsidRPr="00057506">
        <w:rPr>
          <w:rFonts w:ascii="Times New Roman" w:hAnsi="Times New Roman" w:cs="Times New Roman"/>
        </w:rPr>
        <w:t xml:space="preserve"> </w:t>
      </w:r>
      <w:r w:rsidR="002D31C2" w:rsidRPr="00057506">
        <w:rPr>
          <w:rFonts w:ascii="Times New Roman" w:hAnsi="Times New Roman" w:cs="Times New Roman"/>
        </w:rPr>
        <w:t>promptly address</w:t>
      </w:r>
      <w:r w:rsidR="00237EFB" w:rsidRPr="00057506">
        <w:rPr>
          <w:rFonts w:ascii="Times New Roman" w:hAnsi="Times New Roman" w:cs="Times New Roman"/>
        </w:rPr>
        <w:t xml:space="preserve"> sudden collapses, which may be more</w:t>
      </w:r>
      <w:r w:rsidR="002C1B84" w:rsidRPr="00057506">
        <w:rPr>
          <w:rFonts w:ascii="Times New Roman" w:hAnsi="Times New Roman" w:cs="Times New Roman"/>
        </w:rPr>
        <w:t xml:space="preserve"> frequent as climate changes (</w:t>
      </w:r>
      <w:r w:rsidR="00654790">
        <w:rPr>
          <w:rFonts w:ascii="Times New Roman" w:hAnsi="Times New Roman" w:cs="Times New Roman"/>
        </w:rPr>
        <w:t>37</w:t>
      </w:r>
      <w:r w:rsidR="002C1B84" w:rsidRPr="00057506">
        <w:rPr>
          <w:rFonts w:ascii="Times New Roman" w:hAnsi="Times New Roman" w:cs="Times New Roman"/>
        </w:rPr>
        <w:t xml:space="preserve">). </w:t>
      </w:r>
      <w:r w:rsidR="00237EFB" w:rsidRPr="00057506">
        <w:rPr>
          <w:rFonts w:ascii="Times New Roman" w:hAnsi="Times New Roman" w:cs="Times New Roman"/>
        </w:rPr>
        <w:t>These systems should be built on the principle</w:t>
      </w:r>
      <w:r w:rsidR="002D31C2" w:rsidRPr="00057506">
        <w:rPr>
          <w:rFonts w:ascii="Times New Roman" w:hAnsi="Times New Roman" w:cs="Times New Roman"/>
        </w:rPr>
        <w:t>s</w:t>
      </w:r>
      <w:r w:rsidR="00237EFB" w:rsidRPr="00057506">
        <w:rPr>
          <w:rFonts w:ascii="Times New Roman" w:hAnsi="Times New Roman" w:cs="Times New Roman"/>
        </w:rPr>
        <w:t xml:space="preserve"> that collapses should be met with </w:t>
      </w:r>
      <w:r w:rsidR="00F734C9" w:rsidRPr="00057506">
        <w:rPr>
          <w:rFonts w:ascii="Times New Roman" w:hAnsi="Times New Roman" w:cs="Times New Roman"/>
        </w:rPr>
        <w:t>decisive</w:t>
      </w:r>
      <w:r w:rsidR="00237EFB" w:rsidRPr="00057506">
        <w:rPr>
          <w:rFonts w:ascii="Times New Roman" w:hAnsi="Times New Roman" w:cs="Times New Roman"/>
        </w:rPr>
        <w:t xml:space="preserve"> management action (</w:t>
      </w:r>
      <w:r w:rsidR="00A97254" w:rsidRPr="00057506">
        <w:rPr>
          <w:rFonts w:ascii="Times New Roman" w:hAnsi="Times New Roman" w:cs="Times New Roman"/>
        </w:rPr>
        <w:t>e.g.</w:t>
      </w:r>
      <w:r w:rsidR="00237EFB" w:rsidRPr="00057506">
        <w:rPr>
          <w:rFonts w:ascii="Times New Roman" w:hAnsi="Times New Roman" w:cs="Times New Roman"/>
        </w:rPr>
        <w:t xml:space="preserve"> closures</w:t>
      </w:r>
      <w:r w:rsidR="00AB4463">
        <w:rPr>
          <w:rFonts w:ascii="Times New Roman" w:hAnsi="Times New Roman" w:cs="Times New Roman"/>
        </w:rPr>
        <w:t xml:space="preserve"> and measures aimed at the underlying cause</w:t>
      </w:r>
      <w:r w:rsidR="00237EFB" w:rsidRPr="00057506">
        <w:rPr>
          <w:rFonts w:ascii="Times New Roman" w:hAnsi="Times New Roman" w:cs="Times New Roman"/>
        </w:rPr>
        <w:t xml:space="preserve">) and implementing social institutions that soften the </w:t>
      </w:r>
      <w:r w:rsidR="001D00F7" w:rsidRPr="00057506">
        <w:rPr>
          <w:rFonts w:ascii="Times New Roman" w:hAnsi="Times New Roman" w:cs="Times New Roman"/>
        </w:rPr>
        <w:t xml:space="preserve">economic </w:t>
      </w:r>
      <w:r w:rsidR="00237EFB" w:rsidRPr="00057506">
        <w:rPr>
          <w:rFonts w:ascii="Times New Roman" w:hAnsi="Times New Roman" w:cs="Times New Roman"/>
        </w:rPr>
        <w:t>blow to those dependent upon the resource</w:t>
      </w:r>
      <w:r w:rsidR="00F734C9" w:rsidRPr="00057506">
        <w:rPr>
          <w:rFonts w:ascii="Times New Roman" w:hAnsi="Times New Roman" w:cs="Times New Roman"/>
        </w:rPr>
        <w:t xml:space="preserve"> (e.g. diverse fishing opportunities</w:t>
      </w:r>
      <w:r w:rsidR="00073B67" w:rsidRPr="00057506">
        <w:rPr>
          <w:rFonts w:ascii="Times New Roman" w:hAnsi="Times New Roman" w:cs="Times New Roman"/>
        </w:rPr>
        <w:t xml:space="preserve"> and incentivizing cooperative insurance</w:t>
      </w:r>
      <w:r w:rsidR="00F734C9" w:rsidRPr="00057506">
        <w:rPr>
          <w:rFonts w:ascii="Times New Roman" w:hAnsi="Times New Roman" w:cs="Times New Roman"/>
        </w:rPr>
        <w:t>)</w:t>
      </w:r>
      <w:r w:rsidR="00237EFB" w:rsidRPr="00057506">
        <w:rPr>
          <w:rFonts w:ascii="Times New Roman" w:hAnsi="Times New Roman" w:cs="Times New Roman"/>
        </w:rPr>
        <w:t xml:space="preserve">. </w:t>
      </w:r>
    </w:p>
    <w:p w14:paraId="6EF05A11" w14:textId="15BC3E15" w:rsidR="0032171A" w:rsidRPr="00057506" w:rsidRDefault="0032171A" w:rsidP="00BA4862">
      <w:pPr>
        <w:jc w:val="both"/>
        <w:rPr>
          <w:rFonts w:ascii="Times New Roman" w:hAnsi="Times New Roman" w:cs="Times New Roman"/>
        </w:rPr>
      </w:pPr>
    </w:p>
    <w:p w14:paraId="7F9D4195" w14:textId="279796C6" w:rsidR="000325D6" w:rsidRPr="00057506" w:rsidRDefault="000325D6">
      <w:pPr>
        <w:rPr>
          <w:rFonts w:ascii="Times New Roman" w:hAnsi="Times New Roman" w:cs="Times New Roman"/>
          <w:b/>
        </w:rPr>
      </w:pPr>
      <w:r w:rsidRPr="00057506">
        <w:rPr>
          <w:rFonts w:ascii="Times New Roman" w:hAnsi="Times New Roman" w:cs="Times New Roman"/>
          <w:b/>
        </w:rPr>
        <w:lastRenderedPageBreak/>
        <w:t>Acknowledgements</w:t>
      </w:r>
      <w:r w:rsidR="00D07DC3" w:rsidRPr="00057506">
        <w:rPr>
          <w:rFonts w:ascii="Times New Roman" w:hAnsi="Times New Roman" w:cs="Times New Roman"/>
          <w:b/>
        </w:rPr>
        <w:t xml:space="preserve"> to come</w:t>
      </w:r>
    </w:p>
    <w:p w14:paraId="7D7FEF89" w14:textId="70858DE1" w:rsidR="00F2338F" w:rsidRPr="00057506" w:rsidRDefault="00F2338F">
      <w:pPr>
        <w:rPr>
          <w:rFonts w:ascii="Times New Roman" w:hAnsi="Times New Roman" w:cs="Times New Roman"/>
        </w:rPr>
      </w:pPr>
      <w:r w:rsidRPr="00057506">
        <w:rPr>
          <w:rFonts w:ascii="Times New Roman" w:hAnsi="Times New Roman" w:cs="Times New Roman"/>
        </w:rPr>
        <w:t>Github.com/szuwalski/ebs_crab</w:t>
      </w:r>
    </w:p>
    <w:p w14:paraId="519F4A50" w14:textId="77777777" w:rsidR="006177E3" w:rsidRDefault="000325D6">
      <w:pPr>
        <w:rPr>
          <w:rFonts w:ascii="Times New Roman" w:hAnsi="Times New Roman" w:cs="Times New Roman"/>
          <w:b/>
        </w:rPr>
      </w:pPr>
      <w:r w:rsidRPr="00057506">
        <w:rPr>
          <w:rFonts w:ascii="Times New Roman" w:hAnsi="Times New Roman" w:cs="Times New Roman"/>
          <w:b/>
        </w:rPr>
        <w:t>References</w:t>
      </w:r>
      <w:r w:rsidR="00D07DC3" w:rsidRPr="00057506">
        <w:rPr>
          <w:rFonts w:ascii="Times New Roman" w:hAnsi="Times New Roman" w:cs="Times New Roman"/>
          <w:b/>
        </w:rPr>
        <w:t xml:space="preserve"> to come</w:t>
      </w:r>
    </w:p>
    <w:p w14:paraId="66F2C6C3"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Szuwalski et al. 2023. Collapse of snow crab. Science</w:t>
      </w:r>
    </w:p>
    <w:p w14:paraId="0AC00FA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Disaster relief</w:t>
      </w:r>
    </w:p>
    <w:p w14:paraId="0525CB0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Hilborn et al. 2021. Effective fisheries management. PNAS</w:t>
      </w:r>
    </w:p>
    <w:p w14:paraId="15EA45A0" w14:textId="11DCB795"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Zacher, L. 202</w:t>
      </w:r>
      <w:r w:rsidR="00A8131B">
        <w:rPr>
          <w:rFonts w:ascii="Times New Roman" w:hAnsi="Times New Roman" w:cs="Times New Roman"/>
        </w:rPr>
        <w:t>5</w:t>
      </w:r>
      <w:r w:rsidRPr="006177E3">
        <w:rPr>
          <w:rFonts w:ascii="Times New Roman" w:hAnsi="Times New Roman" w:cs="Times New Roman"/>
        </w:rPr>
        <w:t>. Tech memo.</w:t>
      </w:r>
    </w:p>
    <w:p w14:paraId="577DD78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ADFG observer data reference</w:t>
      </w:r>
    </w:p>
    <w:p w14:paraId="11C3208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 xml:space="preserve">Richar, </w:t>
      </w:r>
    </w:p>
    <w:p w14:paraId="05C4A36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Long.</w:t>
      </w:r>
    </w:p>
    <w:p w14:paraId="63BC9821"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Rose unobserved mortality work</w:t>
      </w:r>
    </w:p>
    <w:p w14:paraId="5525064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Wood. 2011. GAMS</w:t>
      </w:r>
    </w:p>
    <w:p w14:paraId="086F896C"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Szuwalski et al., density dependence can modulate climate effects.</w:t>
      </w:r>
    </w:p>
    <w:p w14:paraId="39F7B8B8"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Hot Bering Sea during mortality events</w:t>
      </w:r>
    </w:p>
    <w:p w14:paraId="6F76456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Crab FMPB</w:t>
      </w:r>
    </w:p>
    <w:p w14:paraId="27527DF4"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Fedewa (body condition)</w:t>
      </w:r>
    </w:p>
    <w:p w14:paraId="22B6D02F"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Copeman (starvation study)</w:t>
      </w:r>
    </w:p>
    <w:p w14:paraId="5A5D6D0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Just so stories in ecology can blowup</w:t>
      </w:r>
    </w:p>
    <w:p w14:paraId="4D2D344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Causality hard</w:t>
      </w:r>
    </w:p>
    <w:p w14:paraId="5A3AAC14"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Szuwalski, C .S. Unintended consequences.</w:t>
      </w:r>
    </w:p>
    <w:p w14:paraId="17E86EE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Walters experimental management</w:t>
      </w:r>
    </w:p>
    <w:p w14:paraId="4AF291F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Species collapse 1</w:t>
      </w:r>
    </w:p>
    <w:p w14:paraId="56D7987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Species collapse 2</w:t>
      </w:r>
    </w:p>
    <w:p w14:paraId="2800C2E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Mclatchie 2017 sardine collapses</w:t>
      </w:r>
    </w:p>
    <w:p w14:paraId="40410DA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Richarson, 2017 Dungeness crab in PNW</w:t>
      </w:r>
    </w:p>
    <w:p w14:paraId="1AB67AD2" w14:textId="77777777" w:rsidR="006177E3" w:rsidRPr="006177E3" w:rsidRDefault="006177E3" w:rsidP="006177E3">
      <w:pPr>
        <w:pStyle w:val="ListParagraph"/>
        <w:numPr>
          <w:ilvl w:val="0"/>
          <w:numId w:val="9"/>
        </w:numPr>
        <w:rPr>
          <w:rFonts w:ascii="Times New Roman" w:hAnsi="Times New Roman" w:cs="Times New Roman"/>
        </w:rPr>
      </w:pPr>
      <w:r w:rsidRPr="00A8131B">
        <w:rPr>
          <w:rFonts w:ascii="Times New Roman" w:hAnsi="Times New Roman" w:cs="Times New Roman"/>
          <w:bCs/>
          <w:color w:val="000000"/>
          <w:shd w:val="clear" w:color="auto" w:fill="FAFCFE"/>
        </w:rPr>
        <w:t>Baxter, J.L.</w:t>
      </w:r>
      <w:r w:rsidRPr="00A8131B">
        <w:rPr>
          <w:rFonts w:ascii="Times New Roman" w:hAnsi="Times New Roman" w:cs="Times New Roman"/>
          <w:color w:val="000000"/>
          <w:shd w:val="clear" w:color="auto" w:fill="FAFCFE"/>
        </w:rPr>
        <w:t>,</w:t>
      </w:r>
      <w:r w:rsidRPr="006177E3">
        <w:rPr>
          <w:rFonts w:ascii="Times New Roman" w:hAnsi="Times New Roman" w:cs="Times New Roman"/>
          <w:color w:val="000000"/>
          <w:shd w:val="clear" w:color="auto" w:fill="FAFCFE"/>
        </w:rPr>
        <w:t xml:space="preserve"> 1967. Summary of biological information on the northern anchovy </w:t>
      </w:r>
      <w:r w:rsidRPr="006177E3">
        <w:rPr>
          <w:rFonts w:ascii="Times New Roman" w:hAnsi="Times New Roman" w:cs="Times New Roman"/>
          <w:i/>
          <w:iCs/>
          <w:color w:val="000000"/>
          <w:shd w:val="clear" w:color="auto" w:fill="FAFCFE"/>
        </w:rPr>
        <w:t>Engraulis mordax</w:t>
      </w:r>
      <w:r w:rsidRPr="006177E3">
        <w:rPr>
          <w:rFonts w:ascii="Times New Roman" w:hAnsi="Times New Roman" w:cs="Times New Roman"/>
          <w:color w:val="000000"/>
          <w:shd w:val="clear" w:color="auto" w:fill="FAFCFE"/>
        </w:rPr>
        <w:t> Girard. CalCOFI Rep. 1:110-116.</w:t>
      </w:r>
    </w:p>
    <w:p w14:paraId="65927D03"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sardine life history</w:t>
      </w:r>
    </w:p>
    <w:p w14:paraId="3FD2DB2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Dungeness life history</w:t>
      </w:r>
    </w:p>
    <w:p w14:paraId="172EDCDC"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Snow crab life history</w:t>
      </w:r>
    </w:p>
    <w:p w14:paraId="7BDBAE6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Red king crab life history</w:t>
      </w:r>
    </w:p>
    <w:p w14:paraId="35BE6E0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Blue king crab life history</w:t>
      </w:r>
    </w:p>
    <w:p w14:paraId="658FB677"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Gulf king crab collapse and no return</w:t>
      </w:r>
    </w:p>
    <w:p w14:paraId="5557EEB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Taylor ‘hide or die’</w:t>
      </w:r>
    </w:p>
    <w:p w14:paraId="296DA325"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Szuwalski, C.S. et al 2019 retrospective patterns</w:t>
      </w:r>
    </w:p>
    <w:p w14:paraId="6E1892E9"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Noise vs. signal in estimating mortality variation</w:t>
      </w:r>
    </w:p>
    <w:p w14:paraId="3FC8F7FF"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Thorson, JT et al. 2015. Mortality and reference points.</w:t>
      </w:r>
    </w:p>
    <w:p w14:paraId="1BDEB52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Johnson KJ 2014. Default for time-varying M</w:t>
      </w:r>
    </w:p>
    <w:p w14:paraId="49D83F88"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Hamel, O 2015. Priors for M</w:t>
      </w:r>
    </w:p>
    <w:p w14:paraId="080A1E40"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Cronin-Fine, L. 2021; Sims for variation in M</w:t>
      </w:r>
    </w:p>
    <w:p w14:paraId="07372890"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Litzow, MJ 2024. Borealization.</w:t>
      </w:r>
    </w:p>
    <w:p w14:paraId="6A1BCF5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Dew. Shifty regime.</w:t>
      </w:r>
    </w:p>
    <w:p w14:paraId="47EE0AD5"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Litzow. Ocean acidification and BBRKC</w:t>
      </w:r>
    </w:p>
    <w:p w14:paraId="1222592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Long PIRKC PIBKC</w:t>
      </w:r>
    </w:p>
    <w:p w14:paraId="1579667D" w14:textId="265F0934" w:rsidR="001E4516" w:rsidRPr="00A8131B" w:rsidRDefault="006177E3" w:rsidP="008832B5">
      <w:pPr>
        <w:pStyle w:val="ListParagraph"/>
        <w:numPr>
          <w:ilvl w:val="0"/>
          <w:numId w:val="9"/>
        </w:numPr>
        <w:rPr>
          <w:rFonts w:ascii="Times New Roman" w:hAnsi="Times New Roman" w:cs="Times New Roman"/>
        </w:rPr>
      </w:pPr>
      <w:r w:rsidRPr="00A8131B">
        <w:rPr>
          <w:rFonts w:ascii="Times New Roman" w:hAnsi="Times New Roman" w:cs="Times New Roman"/>
        </w:rPr>
        <w:t>LONG PIRKC PIBKC</w:t>
      </w:r>
      <w:r w:rsidR="001E4516" w:rsidRPr="00A8131B">
        <w:rPr>
          <w:rFonts w:ascii="Times New Roman" w:hAnsi="Times New Roman" w:cs="Times New Roman"/>
        </w:rPr>
        <w:br w:type="page"/>
      </w:r>
    </w:p>
    <w:p w14:paraId="6D5D8F77" w14:textId="77777777" w:rsidR="00620E5F" w:rsidRPr="00057506" w:rsidRDefault="00620E5F" w:rsidP="004A3010">
      <w:pPr>
        <w:jc w:val="both"/>
        <w:rPr>
          <w:rFonts w:ascii="Times New Roman" w:hAnsi="Times New Roman" w:cs="Times New Roman"/>
        </w:rPr>
      </w:pPr>
    </w:p>
    <w:p w14:paraId="3955C211" w14:textId="77777777" w:rsidR="002148FE" w:rsidRPr="00057506" w:rsidRDefault="00B26700" w:rsidP="004A3010">
      <w:pPr>
        <w:jc w:val="both"/>
        <w:rPr>
          <w:rFonts w:ascii="Times New Roman" w:hAnsi="Times New Roman" w:cs="Times New Roman"/>
        </w:rPr>
      </w:pPr>
      <w:r w:rsidRPr="00057506">
        <w:rPr>
          <w:rFonts w:ascii="Times New Roman" w:hAnsi="Times New Roman" w:cs="Times New Roman"/>
          <w:noProof/>
        </w:rPr>
        <w:drawing>
          <wp:inline distT="0" distB="0" distL="0" distR="0" wp14:anchorId="73DBDF18" wp14:editId="550AA0A4">
            <wp:extent cx="5943600" cy="3962400"/>
            <wp:effectExtent l="0" t="0" r="0" b="0"/>
            <wp:docPr id="1" name="Picture 1" descr="C:\Users\cody.szuwalski\Work\ebs_crab\plots\fi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fig_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A02C724" w14:textId="44B835B2" w:rsidR="00326AF3" w:rsidRPr="00057506" w:rsidRDefault="00326AF3" w:rsidP="004A3010">
      <w:pPr>
        <w:jc w:val="both"/>
        <w:rPr>
          <w:rFonts w:ascii="Times New Roman" w:hAnsi="Times New Roman" w:cs="Times New Roman"/>
        </w:rPr>
      </w:pPr>
      <w:r w:rsidRPr="00057506">
        <w:rPr>
          <w:rFonts w:ascii="Times New Roman" w:hAnsi="Times New Roman" w:cs="Times New Roman"/>
        </w:rPr>
        <w:t xml:space="preserve">Figure 1. </w:t>
      </w:r>
      <w:r w:rsidR="00A8131B">
        <w:rPr>
          <w:rFonts w:ascii="Times New Roman" w:hAnsi="Times New Roman" w:cs="Times New Roman"/>
        </w:rPr>
        <w:t>Distributions</w:t>
      </w:r>
      <w:r w:rsidR="001E4516" w:rsidRPr="00057506">
        <w:rPr>
          <w:rFonts w:ascii="Times New Roman" w:hAnsi="Times New Roman" w:cs="Times New Roman"/>
        </w:rPr>
        <w:t xml:space="preserve"> of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s in the Bering Sea (left) and the catch and ex-vessel value of that catch for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s (right). </w:t>
      </w:r>
      <w:r w:rsidR="00A8131B">
        <w:rPr>
          <w:rFonts w:ascii="Times New Roman" w:hAnsi="Times New Roman" w:cs="Times New Roman"/>
        </w:rPr>
        <w:t>The upper blue king crab population distribution surrounds Saint Matthew’s Island; the bottom blue king crab population surrounds the Pribilof Islands.</w:t>
      </w:r>
    </w:p>
    <w:p w14:paraId="479E7610" w14:textId="77777777" w:rsidR="00060167" w:rsidRPr="00057506" w:rsidRDefault="00060167" w:rsidP="004A3010">
      <w:pPr>
        <w:jc w:val="both"/>
        <w:rPr>
          <w:rFonts w:ascii="Times New Roman" w:hAnsi="Times New Roman" w:cs="Times New Roman"/>
        </w:rPr>
      </w:pPr>
    </w:p>
    <w:p w14:paraId="25241051" w14:textId="088F9462" w:rsidR="00060167" w:rsidRPr="00057506" w:rsidRDefault="00B76024" w:rsidP="00DE6A4F">
      <w:pPr>
        <w:jc w:val="center"/>
        <w:rPr>
          <w:rFonts w:ascii="Times New Roman" w:hAnsi="Times New Roman" w:cs="Times New Roman"/>
        </w:rPr>
      </w:pPr>
      <w:r w:rsidRPr="00B76024">
        <w:rPr>
          <w:rFonts w:ascii="Times New Roman" w:hAnsi="Times New Roman" w:cs="Times New Roman"/>
          <w:noProof/>
        </w:rPr>
        <w:lastRenderedPageBreak/>
        <w:drawing>
          <wp:inline distT="0" distB="0" distL="0" distR="0" wp14:anchorId="3A676CF2" wp14:editId="0230612A">
            <wp:extent cx="4794250" cy="7191375"/>
            <wp:effectExtent l="0" t="0" r="6350" b="9525"/>
            <wp:docPr id="5" name="Picture 5" descr="C:\Users\cody.szuwalski\Work\ebs_crab\plots\all_mort_al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ody.szuwalski\Work\ebs_crab\plots\all_mort_all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94250" cy="7191375"/>
                    </a:xfrm>
                    <a:prstGeom prst="rect">
                      <a:avLst/>
                    </a:prstGeom>
                    <a:noFill/>
                    <a:ln>
                      <a:noFill/>
                    </a:ln>
                  </pic:spPr>
                </pic:pic>
              </a:graphicData>
            </a:graphic>
          </wp:inline>
        </w:drawing>
      </w:r>
    </w:p>
    <w:p w14:paraId="7392B85B" w14:textId="7B877D41" w:rsidR="00681BE8" w:rsidRPr="00057506" w:rsidRDefault="00681BE8" w:rsidP="00681BE8">
      <w:pPr>
        <w:jc w:val="both"/>
        <w:rPr>
          <w:rFonts w:ascii="Times New Roman" w:hAnsi="Times New Roman" w:cs="Times New Roman"/>
        </w:rPr>
      </w:pPr>
      <w:r w:rsidRPr="00057506">
        <w:rPr>
          <w:rFonts w:ascii="Times New Roman" w:hAnsi="Times New Roman" w:cs="Times New Roman"/>
        </w:rPr>
        <w:t xml:space="preserve">Figure 2. </w:t>
      </w:r>
      <w:r w:rsidR="001E4516" w:rsidRPr="00057506">
        <w:rPr>
          <w:rFonts w:ascii="Times New Roman" w:hAnsi="Times New Roman" w:cs="Times New Roman"/>
        </w:rPr>
        <w:t xml:space="preserve">Estimated mortality from population dynamics models (left; </w:t>
      </w:r>
      <w:r w:rsidR="005A37E6">
        <w:rPr>
          <w:rFonts w:ascii="Times New Roman" w:hAnsi="Times New Roman" w:cs="Times New Roman"/>
        </w:rPr>
        <w:t>grey dots with 95% CIs</w:t>
      </w:r>
      <w:r w:rsidR="001E4516" w:rsidRPr="00057506">
        <w:rPr>
          <w:rFonts w:ascii="Times New Roman" w:hAnsi="Times New Roman" w:cs="Times New Roman"/>
        </w:rPr>
        <w:t>) with GAM estimates of those time series (colored lines</w:t>
      </w:r>
      <w:r w:rsidR="005A37E6">
        <w:rPr>
          <w:rFonts w:ascii="Times New Roman" w:hAnsi="Times New Roman" w:cs="Times New Roman"/>
        </w:rPr>
        <w:t xml:space="preserve"> with ribbons representing 95% CIs</w:t>
      </w:r>
      <w:r w:rsidR="001E4516" w:rsidRPr="00057506">
        <w:rPr>
          <w:rFonts w:ascii="Times New Roman" w:hAnsi="Times New Roman" w:cs="Times New Roman"/>
        </w:rPr>
        <w:t xml:space="preserve">). Smooth relationships estimated within the GAMs for </w:t>
      </w:r>
      <w:r w:rsidR="005A37E6">
        <w:rPr>
          <w:rFonts w:ascii="Times New Roman" w:hAnsi="Times New Roman" w:cs="Times New Roman"/>
        </w:rPr>
        <w:t>four</w:t>
      </w:r>
      <w:r w:rsidR="001E4516" w:rsidRPr="00057506">
        <w:rPr>
          <w:rFonts w:ascii="Times New Roman" w:hAnsi="Times New Roman" w:cs="Times New Roman"/>
        </w:rPr>
        <w:t xml:space="preserve"> covariates. Colors represent a </w:t>
      </w:r>
      <w:r w:rsidR="00250E4B" w:rsidRPr="00057506">
        <w:rPr>
          <w:rFonts w:ascii="Times New Roman" w:hAnsi="Times New Roman" w:cs="Times New Roman"/>
        </w:rPr>
        <w:t>population</w:t>
      </w:r>
      <w:r w:rsidR="001E4516" w:rsidRPr="00057506">
        <w:rPr>
          <w:rFonts w:ascii="Times New Roman" w:hAnsi="Times New Roman" w:cs="Times New Roman"/>
        </w:rPr>
        <w:t xml:space="preserve"> and are consistent among figures.</w:t>
      </w:r>
      <w:r w:rsidR="001C4925">
        <w:rPr>
          <w:rFonts w:ascii="Times New Roman" w:hAnsi="Times New Roman" w:cs="Times New Roman"/>
        </w:rPr>
        <w:t xml:space="preserve"> </w:t>
      </w:r>
    </w:p>
    <w:p w14:paraId="5EB77F75" w14:textId="77777777" w:rsidR="00681BE8" w:rsidRPr="00057506" w:rsidRDefault="00681BE8" w:rsidP="004A3010">
      <w:pPr>
        <w:jc w:val="both"/>
        <w:rPr>
          <w:rFonts w:ascii="Times New Roman" w:hAnsi="Times New Roman" w:cs="Times New Roman"/>
        </w:rPr>
      </w:pPr>
    </w:p>
    <w:p w14:paraId="40A183D8" w14:textId="77777777" w:rsidR="00C31C38" w:rsidRPr="00057506" w:rsidRDefault="00C31C38" w:rsidP="004A3010">
      <w:pPr>
        <w:jc w:val="both"/>
        <w:rPr>
          <w:rFonts w:ascii="Times New Roman" w:hAnsi="Times New Roman" w:cs="Times New Roman"/>
        </w:rPr>
      </w:pPr>
    </w:p>
    <w:p w14:paraId="0F4BD53B" w14:textId="7C8E8294" w:rsidR="00BB7270" w:rsidRPr="00057506" w:rsidRDefault="00376215" w:rsidP="004A3010">
      <w:pPr>
        <w:jc w:val="both"/>
        <w:rPr>
          <w:rFonts w:ascii="Times New Roman" w:hAnsi="Times New Roman" w:cs="Times New Roman"/>
        </w:rPr>
      </w:pPr>
      <w:r w:rsidRPr="00376215">
        <w:rPr>
          <w:rFonts w:ascii="Times New Roman" w:hAnsi="Times New Roman" w:cs="Times New Roman"/>
          <w:noProof/>
        </w:rPr>
        <w:drawing>
          <wp:inline distT="0" distB="0" distL="0" distR="0" wp14:anchorId="252E1951" wp14:editId="4B511F73">
            <wp:extent cx="5943600" cy="3714750"/>
            <wp:effectExtent l="0" t="0" r="0" b="0"/>
            <wp:docPr id="3" name="Picture 3" descr="C:\Users\cody.szuwalski\Work\ebs_crab\plots\figure2a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figure2alt.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B3FF127" w14:textId="463FC9B9" w:rsidR="00BB7270" w:rsidRPr="00057506" w:rsidRDefault="00BB7270" w:rsidP="004A3010">
      <w:pPr>
        <w:jc w:val="both"/>
        <w:rPr>
          <w:rFonts w:ascii="Times New Roman" w:hAnsi="Times New Roman" w:cs="Times New Roman"/>
        </w:rPr>
      </w:pPr>
      <w:r w:rsidRPr="00057506">
        <w:rPr>
          <w:rFonts w:ascii="Times New Roman" w:hAnsi="Times New Roman" w:cs="Times New Roman"/>
        </w:rPr>
        <w:t xml:space="preserve">Figure 3. </w:t>
      </w:r>
      <w:r w:rsidR="001E4516" w:rsidRPr="00057506">
        <w:rPr>
          <w:rFonts w:ascii="Times New Roman" w:hAnsi="Times New Roman" w:cs="Times New Roman"/>
        </w:rPr>
        <w:t xml:space="preserve">Estimated relative total abundance by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 (A) with periods during which the abundance declined by at least 40% (vertical rectangles). Red rectangles correspond to periods of decline during which estimated fishing mortality was greater than the median; grey bars indicate periods when fishing mortality was below the median. Panel </w:t>
      </w:r>
      <w:r w:rsidR="00D91B8C">
        <w:rPr>
          <w:rFonts w:ascii="Times New Roman" w:hAnsi="Times New Roman" w:cs="Times New Roman"/>
        </w:rPr>
        <w:t xml:space="preserve">B collates the declines by year, </w:t>
      </w:r>
      <w:r w:rsidR="001E4516" w:rsidRPr="00057506">
        <w:rPr>
          <w:rFonts w:ascii="Times New Roman" w:hAnsi="Times New Roman" w:cs="Times New Roman"/>
        </w:rPr>
        <w:t>magnitude</w:t>
      </w:r>
      <w:r w:rsidR="00D91B8C">
        <w:rPr>
          <w:rFonts w:ascii="Times New Roman" w:hAnsi="Times New Roman" w:cs="Times New Roman"/>
        </w:rPr>
        <w:t>, and stock</w:t>
      </w:r>
      <w:r w:rsidR="001E4516" w:rsidRPr="00057506">
        <w:rPr>
          <w:rFonts w:ascii="Times New Roman" w:hAnsi="Times New Roman" w:cs="Times New Roman"/>
        </w:rPr>
        <w:t>.</w:t>
      </w:r>
      <w:r w:rsidR="00805138">
        <w:rPr>
          <w:rFonts w:ascii="Times New Roman" w:hAnsi="Times New Roman" w:cs="Times New Roman"/>
        </w:rPr>
        <w:t xml:space="preserve"> </w:t>
      </w:r>
    </w:p>
    <w:p w14:paraId="25CDC0B9" w14:textId="5137E412" w:rsidR="00F66290" w:rsidRPr="00057506" w:rsidRDefault="00F66290" w:rsidP="004A3010">
      <w:pPr>
        <w:jc w:val="both"/>
        <w:rPr>
          <w:rFonts w:ascii="Times New Roman" w:hAnsi="Times New Roman" w:cs="Times New Roman"/>
        </w:rPr>
      </w:pPr>
    </w:p>
    <w:p w14:paraId="68355789" w14:textId="00B47B09" w:rsidR="00F66290" w:rsidRPr="00057506" w:rsidRDefault="00027D47" w:rsidP="004A3010">
      <w:pPr>
        <w:jc w:val="both"/>
        <w:rPr>
          <w:rFonts w:ascii="Times New Roman" w:hAnsi="Times New Roman" w:cs="Times New Roman"/>
        </w:rPr>
      </w:pPr>
      <w:r w:rsidRPr="00027D47">
        <w:rPr>
          <w:rFonts w:ascii="Times New Roman" w:hAnsi="Times New Roman" w:cs="Times New Roman"/>
          <w:noProof/>
        </w:rPr>
        <w:lastRenderedPageBreak/>
        <w:drawing>
          <wp:inline distT="0" distB="0" distL="0" distR="0" wp14:anchorId="0F2CBD9F" wp14:editId="05132A79">
            <wp:extent cx="5943600" cy="3962400"/>
            <wp:effectExtent l="0" t="0" r="0" b="0"/>
            <wp:docPr id="6" name="Picture 6" descr="C:\Users\cody.szuwalski\Work\ebs_crab\plots\yield_curv5_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dy.szuwalski\Work\ebs_crab\plots\yield_curv5_stock.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83A20E0" w14:textId="2DA4F197" w:rsidR="00F66290" w:rsidRPr="00057506" w:rsidRDefault="00F66290" w:rsidP="004A3010">
      <w:pPr>
        <w:jc w:val="both"/>
        <w:rPr>
          <w:rFonts w:ascii="Times New Roman" w:hAnsi="Times New Roman" w:cs="Times New Roman"/>
        </w:rPr>
      </w:pPr>
      <w:r w:rsidRPr="00057506">
        <w:rPr>
          <w:rFonts w:ascii="Times New Roman" w:hAnsi="Times New Roman" w:cs="Times New Roman"/>
        </w:rPr>
        <w:t xml:space="preserve">Figure 4. </w:t>
      </w:r>
      <w:r w:rsidR="009D1D5F">
        <w:rPr>
          <w:rFonts w:ascii="Times New Roman" w:hAnsi="Times New Roman" w:cs="Times New Roman"/>
        </w:rPr>
        <w:t xml:space="preserve">Proportion of population vulnerable to fishing for rarely fished and regularly fished stocks (left column). </w:t>
      </w:r>
      <w:r w:rsidR="009D1D5F" w:rsidRPr="00057506">
        <w:rPr>
          <w:rFonts w:ascii="Times New Roman" w:hAnsi="Times New Roman" w:cs="Times New Roman"/>
        </w:rPr>
        <w:t>Trajectories of the abundance of crab</w:t>
      </w:r>
      <w:r w:rsidR="009D1D5F">
        <w:rPr>
          <w:rFonts w:ascii="Times New Roman" w:hAnsi="Times New Roman" w:cs="Times New Roman"/>
        </w:rPr>
        <w:t xml:space="preserve"> vulnerable to fishing</w:t>
      </w:r>
      <w:r w:rsidR="009D1D5F" w:rsidRPr="00057506">
        <w:rPr>
          <w:rFonts w:ascii="Times New Roman" w:hAnsi="Times New Roman" w:cs="Times New Roman"/>
        </w:rPr>
        <w:t xml:space="preserve"> </w:t>
      </w:r>
      <w:r w:rsidR="009D1D5F">
        <w:rPr>
          <w:rFonts w:ascii="Times New Roman" w:hAnsi="Times New Roman" w:cs="Times New Roman"/>
        </w:rPr>
        <w:t xml:space="preserve">(middle column) </w:t>
      </w:r>
      <w:r w:rsidR="009D1D5F" w:rsidRPr="00057506">
        <w:rPr>
          <w:rFonts w:ascii="Times New Roman" w:hAnsi="Times New Roman" w:cs="Times New Roman"/>
        </w:rPr>
        <w:t>from rarely fished populations and regularly fished populations (bottom right)</w:t>
      </w:r>
      <w:r w:rsidR="009D1D5F">
        <w:rPr>
          <w:rFonts w:ascii="Times New Roman" w:hAnsi="Times New Roman" w:cs="Times New Roman"/>
        </w:rPr>
        <w:t xml:space="preserve">. </w:t>
      </w:r>
      <w:r w:rsidRPr="00057506">
        <w:rPr>
          <w:rFonts w:ascii="Times New Roman" w:hAnsi="Times New Roman" w:cs="Times New Roman"/>
        </w:rPr>
        <w:t xml:space="preserve">Equilibrium mature </w:t>
      </w:r>
      <w:r w:rsidR="00DF41B4">
        <w:rPr>
          <w:rFonts w:ascii="Times New Roman" w:hAnsi="Times New Roman" w:cs="Times New Roman"/>
        </w:rPr>
        <w:t xml:space="preserve">male </w:t>
      </w:r>
      <w:r w:rsidRPr="00057506">
        <w:rPr>
          <w:rFonts w:ascii="Times New Roman" w:hAnsi="Times New Roman" w:cs="Times New Roman"/>
        </w:rPr>
        <w:t xml:space="preserve">biomass and </w:t>
      </w:r>
      <w:r w:rsidR="00B54AFF">
        <w:rPr>
          <w:rFonts w:ascii="Times New Roman" w:hAnsi="Times New Roman" w:cs="Times New Roman"/>
        </w:rPr>
        <w:t xml:space="preserve">fishery </w:t>
      </w:r>
      <w:r w:rsidRPr="00057506">
        <w:rPr>
          <w:rFonts w:ascii="Times New Roman" w:hAnsi="Times New Roman" w:cs="Times New Roman"/>
        </w:rPr>
        <w:t xml:space="preserve">yields </w:t>
      </w:r>
      <w:r w:rsidR="009D1D5F">
        <w:rPr>
          <w:rFonts w:ascii="Times New Roman" w:hAnsi="Times New Roman" w:cs="Times New Roman"/>
        </w:rPr>
        <w:t xml:space="preserve">(right column) </w:t>
      </w:r>
      <w:r w:rsidRPr="00057506">
        <w:rPr>
          <w:rFonts w:ascii="Times New Roman" w:hAnsi="Times New Roman" w:cs="Times New Roman"/>
        </w:rPr>
        <w:t xml:space="preserve">for </w:t>
      </w:r>
      <w:r w:rsidR="00DF41B4">
        <w:rPr>
          <w:rFonts w:ascii="Times New Roman" w:hAnsi="Times New Roman" w:cs="Times New Roman"/>
        </w:rPr>
        <w:t xml:space="preserve">BBRKC under </w:t>
      </w:r>
      <w:r w:rsidRPr="00057506">
        <w:rPr>
          <w:rFonts w:ascii="Times New Roman" w:hAnsi="Times New Roman" w:cs="Times New Roman"/>
        </w:rPr>
        <w:t xml:space="preserve">a given fishing mortality when </w:t>
      </w:r>
      <w:r w:rsidR="00B54AFF">
        <w:rPr>
          <w:rFonts w:ascii="Times New Roman" w:hAnsi="Times New Roman" w:cs="Times New Roman"/>
        </w:rPr>
        <w:t>other</w:t>
      </w:r>
      <w:r w:rsidRPr="00057506">
        <w:rPr>
          <w:rFonts w:ascii="Times New Roman" w:hAnsi="Times New Roman" w:cs="Times New Roman"/>
        </w:rPr>
        <w:t xml:space="preserve"> mortality is constant (red line) and when mortality events are considered via stochastic simulations (box plots). </w:t>
      </w:r>
    </w:p>
    <w:sectPr w:rsidR="00F66290" w:rsidRPr="0005750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liam Stockhausen" w:date="2025-12-01T10:40:00Z" w:initials="WS">
    <w:p w14:paraId="07D63052" w14:textId="77777777" w:rsidR="004F0EA8" w:rsidRDefault="004F0EA8" w:rsidP="004F0EA8">
      <w:r>
        <w:rPr>
          <w:rStyle w:val="CommentReference"/>
        </w:rPr>
        <w:annotationRef/>
      </w:r>
      <w:r>
        <w:rPr>
          <w:sz w:val="20"/>
          <w:szCs w:val="20"/>
        </w:rPr>
        <w:t>ice cover?</w:t>
      </w:r>
    </w:p>
  </w:comment>
  <w:comment w:id="1" w:author="William Stockhausen" w:date="2025-12-01T10:40:00Z" w:initials="WS">
    <w:p w14:paraId="5A665E7B" w14:textId="77777777" w:rsidR="004F0EA8" w:rsidRDefault="004F0EA8" w:rsidP="004F0EA8">
      <w:r>
        <w:rPr>
          <w:rStyle w:val="CommentReference"/>
        </w:rPr>
        <w:annotationRef/>
      </w:r>
      <w:r>
        <w:rPr>
          <w:sz w:val="20"/>
          <w:szCs w:val="20"/>
        </w:rPr>
        <w:t>mean crab size?</w:t>
      </w:r>
    </w:p>
  </w:comment>
  <w:comment w:id="7" w:author="William Stockhausen" w:date="2025-12-01T10:47:00Z" w:initials="WS">
    <w:p w14:paraId="31709477" w14:textId="77777777" w:rsidR="004F0EA8" w:rsidRDefault="004F0EA8" w:rsidP="004F0EA8">
      <w:r>
        <w:rPr>
          <w:rStyle w:val="CommentReference"/>
        </w:rPr>
        <w:annotationRef/>
      </w:r>
      <w:r>
        <w:rPr>
          <w:sz w:val="20"/>
          <w:szCs w:val="20"/>
        </w:rPr>
        <w:t>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D63052" w15:done="0"/>
  <w15:commentEx w15:paraId="5A665E7B" w15:done="0"/>
  <w15:commentEx w15:paraId="317094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65E9EF" w16cex:dateUtc="2025-12-01T18:40:00Z"/>
  <w16cex:commentExtensible w16cex:durableId="7933B690" w16cex:dateUtc="2025-12-01T18:40:00Z"/>
  <w16cex:commentExtensible w16cex:durableId="66FF1BD3" w16cex:dateUtc="2025-12-01T1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D63052" w16cid:durableId="3C65E9EF"/>
  <w16cid:commentId w16cid:paraId="5A665E7B" w16cid:durableId="7933B690"/>
  <w16cid:commentId w16cid:paraId="31709477" w16cid:durableId="66FF1B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65AB"/>
    <w:multiLevelType w:val="hybridMultilevel"/>
    <w:tmpl w:val="2404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C0DD4"/>
    <w:multiLevelType w:val="hybridMultilevel"/>
    <w:tmpl w:val="449EC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423C7"/>
    <w:multiLevelType w:val="hybridMultilevel"/>
    <w:tmpl w:val="99887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9803F0"/>
    <w:multiLevelType w:val="hybridMultilevel"/>
    <w:tmpl w:val="6A40A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DC3FAD"/>
    <w:multiLevelType w:val="hybridMultilevel"/>
    <w:tmpl w:val="D0F28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5B6DAA"/>
    <w:multiLevelType w:val="hybridMultilevel"/>
    <w:tmpl w:val="B7C23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307A2B"/>
    <w:multiLevelType w:val="hybridMultilevel"/>
    <w:tmpl w:val="40CE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624BBB"/>
    <w:multiLevelType w:val="hybridMultilevel"/>
    <w:tmpl w:val="24B6C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B40238"/>
    <w:multiLevelType w:val="hybridMultilevel"/>
    <w:tmpl w:val="78724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59006041">
    <w:abstractNumId w:val="5"/>
  </w:num>
  <w:num w:numId="2" w16cid:durableId="451898850">
    <w:abstractNumId w:val="8"/>
  </w:num>
  <w:num w:numId="3" w16cid:durableId="943153519">
    <w:abstractNumId w:val="7"/>
  </w:num>
  <w:num w:numId="4" w16cid:durableId="262807568">
    <w:abstractNumId w:val="0"/>
  </w:num>
  <w:num w:numId="5" w16cid:durableId="130681431">
    <w:abstractNumId w:val="4"/>
  </w:num>
  <w:num w:numId="6" w16cid:durableId="556162895">
    <w:abstractNumId w:val="6"/>
  </w:num>
  <w:num w:numId="7" w16cid:durableId="1808663997">
    <w:abstractNumId w:val="2"/>
  </w:num>
  <w:num w:numId="8" w16cid:durableId="1020277988">
    <w:abstractNumId w:val="3"/>
  </w:num>
  <w:num w:numId="9" w16cid:durableId="5235908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Stockhausen">
    <w15:presenceInfo w15:providerId="Windows Live" w15:userId="8a760092cc4436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AF3"/>
    <w:rsid w:val="00020892"/>
    <w:rsid w:val="00021A2B"/>
    <w:rsid w:val="00024449"/>
    <w:rsid w:val="00026009"/>
    <w:rsid w:val="00026306"/>
    <w:rsid w:val="00027D47"/>
    <w:rsid w:val="000325D6"/>
    <w:rsid w:val="000403E5"/>
    <w:rsid w:val="000437F4"/>
    <w:rsid w:val="000450CF"/>
    <w:rsid w:val="00047731"/>
    <w:rsid w:val="00050422"/>
    <w:rsid w:val="00057506"/>
    <w:rsid w:val="00060167"/>
    <w:rsid w:val="0006605E"/>
    <w:rsid w:val="00073B67"/>
    <w:rsid w:val="000846A9"/>
    <w:rsid w:val="00087277"/>
    <w:rsid w:val="0009528A"/>
    <w:rsid w:val="000C322A"/>
    <w:rsid w:val="000C3830"/>
    <w:rsid w:val="000E31AB"/>
    <w:rsid w:val="000E41C8"/>
    <w:rsid w:val="000E6FFA"/>
    <w:rsid w:val="000F0097"/>
    <w:rsid w:val="000F1CCE"/>
    <w:rsid w:val="000F6D74"/>
    <w:rsid w:val="00101FC9"/>
    <w:rsid w:val="001106F9"/>
    <w:rsid w:val="00113338"/>
    <w:rsid w:val="001169A1"/>
    <w:rsid w:val="00117C66"/>
    <w:rsid w:val="00117E90"/>
    <w:rsid w:val="0012204D"/>
    <w:rsid w:val="00143183"/>
    <w:rsid w:val="0014494E"/>
    <w:rsid w:val="00146B4E"/>
    <w:rsid w:val="00147705"/>
    <w:rsid w:val="00161FB5"/>
    <w:rsid w:val="00162E21"/>
    <w:rsid w:val="00170913"/>
    <w:rsid w:val="001713FE"/>
    <w:rsid w:val="00175F54"/>
    <w:rsid w:val="0017666A"/>
    <w:rsid w:val="001830E6"/>
    <w:rsid w:val="00184872"/>
    <w:rsid w:val="00186F52"/>
    <w:rsid w:val="00197DE6"/>
    <w:rsid w:val="001B5052"/>
    <w:rsid w:val="001C13DC"/>
    <w:rsid w:val="001C465F"/>
    <w:rsid w:val="001C4795"/>
    <w:rsid w:val="001C4925"/>
    <w:rsid w:val="001C50B3"/>
    <w:rsid w:val="001C7A30"/>
    <w:rsid w:val="001D00F7"/>
    <w:rsid w:val="001E04E7"/>
    <w:rsid w:val="001E4516"/>
    <w:rsid w:val="001E76F3"/>
    <w:rsid w:val="001F1FCE"/>
    <w:rsid w:val="001F4AFE"/>
    <w:rsid w:val="002022B1"/>
    <w:rsid w:val="0020408B"/>
    <w:rsid w:val="002148FE"/>
    <w:rsid w:val="00232CAA"/>
    <w:rsid w:val="00237EFB"/>
    <w:rsid w:val="00242300"/>
    <w:rsid w:val="00250E4B"/>
    <w:rsid w:val="00257FE9"/>
    <w:rsid w:val="00261E57"/>
    <w:rsid w:val="00264F29"/>
    <w:rsid w:val="00280EF1"/>
    <w:rsid w:val="00282EF0"/>
    <w:rsid w:val="00286830"/>
    <w:rsid w:val="00287405"/>
    <w:rsid w:val="0029036E"/>
    <w:rsid w:val="00292568"/>
    <w:rsid w:val="002A2194"/>
    <w:rsid w:val="002A2A83"/>
    <w:rsid w:val="002A460F"/>
    <w:rsid w:val="002A58B1"/>
    <w:rsid w:val="002A5F9F"/>
    <w:rsid w:val="002B0050"/>
    <w:rsid w:val="002B2B90"/>
    <w:rsid w:val="002B3470"/>
    <w:rsid w:val="002B4B05"/>
    <w:rsid w:val="002B4C4E"/>
    <w:rsid w:val="002C1B84"/>
    <w:rsid w:val="002C1F3C"/>
    <w:rsid w:val="002C21E0"/>
    <w:rsid w:val="002D0602"/>
    <w:rsid w:val="002D31C2"/>
    <w:rsid w:val="002D7A5D"/>
    <w:rsid w:val="002E0195"/>
    <w:rsid w:val="002E2B50"/>
    <w:rsid w:val="002F069D"/>
    <w:rsid w:val="002F22B2"/>
    <w:rsid w:val="00301035"/>
    <w:rsid w:val="0030145C"/>
    <w:rsid w:val="00303197"/>
    <w:rsid w:val="0032171A"/>
    <w:rsid w:val="003230A6"/>
    <w:rsid w:val="00323E56"/>
    <w:rsid w:val="00326AF3"/>
    <w:rsid w:val="00327EB0"/>
    <w:rsid w:val="0033132F"/>
    <w:rsid w:val="0033548F"/>
    <w:rsid w:val="00346884"/>
    <w:rsid w:val="0035230A"/>
    <w:rsid w:val="00357606"/>
    <w:rsid w:val="00357806"/>
    <w:rsid w:val="00361CE8"/>
    <w:rsid w:val="003702C8"/>
    <w:rsid w:val="00376215"/>
    <w:rsid w:val="003842C6"/>
    <w:rsid w:val="003861AB"/>
    <w:rsid w:val="00387A3F"/>
    <w:rsid w:val="0039408A"/>
    <w:rsid w:val="003A5D49"/>
    <w:rsid w:val="003C1BBA"/>
    <w:rsid w:val="003C5C5C"/>
    <w:rsid w:val="003C6881"/>
    <w:rsid w:val="003C6FB5"/>
    <w:rsid w:val="003C7BC5"/>
    <w:rsid w:val="003D2CC4"/>
    <w:rsid w:val="003D6C79"/>
    <w:rsid w:val="003F0452"/>
    <w:rsid w:val="004053C7"/>
    <w:rsid w:val="00443142"/>
    <w:rsid w:val="004508BD"/>
    <w:rsid w:val="00457324"/>
    <w:rsid w:val="00466A60"/>
    <w:rsid w:val="00467F46"/>
    <w:rsid w:val="00470045"/>
    <w:rsid w:val="00473CDF"/>
    <w:rsid w:val="00474F3E"/>
    <w:rsid w:val="00481F84"/>
    <w:rsid w:val="00483E40"/>
    <w:rsid w:val="00486B3C"/>
    <w:rsid w:val="00495037"/>
    <w:rsid w:val="004A3010"/>
    <w:rsid w:val="004C4111"/>
    <w:rsid w:val="004C42C3"/>
    <w:rsid w:val="004D0FDB"/>
    <w:rsid w:val="004D6B7B"/>
    <w:rsid w:val="004E44F0"/>
    <w:rsid w:val="004F0EA8"/>
    <w:rsid w:val="004F1341"/>
    <w:rsid w:val="0050164B"/>
    <w:rsid w:val="00502AF0"/>
    <w:rsid w:val="00520947"/>
    <w:rsid w:val="0052141D"/>
    <w:rsid w:val="005230A8"/>
    <w:rsid w:val="005249A7"/>
    <w:rsid w:val="00526C1D"/>
    <w:rsid w:val="0053796D"/>
    <w:rsid w:val="0054510C"/>
    <w:rsid w:val="005453EB"/>
    <w:rsid w:val="00546A59"/>
    <w:rsid w:val="005470D4"/>
    <w:rsid w:val="00556B4B"/>
    <w:rsid w:val="00561ACE"/>
    <w:rsid w:val="00561E2C"/>
    <w:rsid w:val="005623CD"/>
    <w:rsid w:val="00567C7A"/>
    <w:rsid w:val="005722D4"/>
    <w:rsid w:val="00581646"/>
    <w:rsid w:val="005858B6"/>
    <w:rsid w:val="00597606"/>
    <w:rsid w:val="005A088E"/>
    <w:rsid w:val="005A37DA"/>
    <w:rsid w:val="005A37E6"/>
    <w:rsid w:val="005A4292"/>
    <w:rsid w:val="005A46B9"/>
    <w:rsid w:val="005A544B"/>
    <w:rsid w:val="005A7C3D"/>
    <w:rsid w:val="005B0791"/>
    <w:rsid w:val="005B1568"/>
    <w:rsid w:val="005B5E74"/>
    <w:rsid w:val="005B727C"/>
    <w:rsid w:val="005D4EA1"/>
    <w:rsid w:val="005F128F"/>
    <w:rsid w:val="00607A02"/>
    <w:rsid w:val="006112FC"/>
    <w:rsid w:val="006177E3"/>
    <w:rsid w:val="00620C85"/>
    <w:rsid w:val="00620E5F"/>
    <w:rsid w:val="00636B43"/>
    <w:rsid w:val="00640F0C"/>
    <w:rsid w:val="006467F6"/>
    <w:rsid w:val="006501F0"/>
    <w:rsid w:val="00654790"/>
    <w:rsid w:val="006563B7"/>
    <w:rsid w:val="00667B2F"/>
    <w:rsid w:val="00677F04"/>
    <w:rsid w:val="00680414"/>
    <w:rsid w:val="00681BE8"/>
    <w:rsid w:val="00682D84"/>
    <w:rsid w:val="00695E13"/>
    <w:rsid w:val="006A1818"/>
    <w:rsid w:val="006A2C66"/>
    <w:rsid w:val="006A4D3C"/>
    <w:rsid w:val="006A6A56"/>
    <w:rsid w:val="006B2CD7"/>
    <w:rsid w:val="006B4E42"/>
    <w:rsid w:val="006B7FE5"/>
    <w:rsid w:val="006D0D8F"/>
    <w:rsid w:val="006D3922"/>
    <w:rsid w:val="006E62A4"/>
    <w:rsid w:val="006E7A72"/>
    <w:rsid w:val="006F718E"/>
    <w:rsid w:val="007005EF"/>
    <w:rsid w:val="00706EBE"/>
    <w:rsid w:val="00707E45"/>
    <w:rsid w:val="00712DEC"/>
    <w:rsid w:val="00714B27"/>
    <w:rsid w:val="00722A4D"/>
    <w:rsid w:val="00723194"/>
    <w:rsid w:val="00733685"/>
    <w:rsid w:val="00750CEC"/>
    <w:rsid w:val="007571F0"/>
    <w:rsid w:val="00760974"/>
    <w:rsid w:val="00767830"/>
    <w:rsid w:val="00770594"/>
    <w:rsid w:val="00773638"/>
    <w:rsid w:val="00775C8A"/>
    <w:rsid w:val="00793F71"/>
    <w:rsid w:val="00796D0C"/>
    <w:rsid w:val="007A15AF"/>
    <w:rsid w:val="007A781E"/>
    <w:rsid w:val="007A7E98"/>
    <w:rsid w:val="007B2C98"/>
    <w:rsid w:val="007B3553"/>
    <w:rsid w:val="007C24FC"/>
    <w:rsid w:val="007D327D"/>
    <w:rsid w:val="007E22CC"/>
    <w:rsid w:val="007E349E"/>
    <w:rsid w:val="007E4CEE"/>
    <w:rsid w:val="007E4DC0"/>
    <w:rsid w:val="007E5701"/>
    <w:rsid w:val="007E6063"/>
    <w:rsid w:val="007E650E"/>
    <w:rsid w:val="007F42FB"/>
    <w:rsid w:val="00805138"/>
    <w:rsid w:val="00813819"/>
    <w:rsid w:val="00814C99"/>
    <w:rsid w:val="00815F3B"/>
    <w:rsid w:val="00820EB2"/>
    <w:rsid w:val="00823D21"/>
    <w:rsid w:val="00831611"/>
    <w:rsid w:val="008448C9"/>
    <w:rsid w:val="00844AB3"/>
    <w:rsid w:val="00862550"/>
    <w:rsid w:val="00875048"/>
    <w:rsid w:val="008859B5"/>
    <w:rsid w:val="00886DB1"/>
    <w:rsid w:val="00892B03"/>
    <w:rsid w:val="008B335E"/>
    <w:rsid w:val="008B4D1D"/>
    <w:rsid w:val="008B50FD"/>
    <w:rsid w:val="008C17FB"/>
    <w:rsid w:val="008E04E4"/>
    <w:rsid w:val="008E2A03"/>
    <w:rsid w:val="008E5120"/>
    <w:rsid w:val="008F6224"/>
    <w:rsid w:val="00905326"/>
    <w:rsid w:val="00907B95"/>
    <w:rsid w:val="00910D7F"/>
    <w:rsid w:val="009418D7"/>
    <w:rsid w:val="0095444E"/>
    <w:rsid w:val="00957639"/>
    <w:rsid w:val="00960726"/>
    <w:rsid w:val="00975AF8"/>
    <w:rsid w:val="00980F35"/>
    <w:rsid w:val="00985358"/>
    <w:rsid w:val="00992A03"/>
    <w:rsid w:val="00995A7F"/>
    <w:rsid w:val="009A18B6"/>
    <w:rsid w:val="009B2B9C"/>
    <w:rsid w:val="009B65CA"/>
    <w:rsid w:val="009C02C0"/>
    <w:rsid w:val="009C2CDF"/>
    <w:rsid w:val="009C6580"/>
    <w:rsid w:val="009D1D5F"/>
    <w:rsid w:val="009D69C4"/>
    <w:rsid w:val="009D6CEE"/>
    <w:rsid w:val="009E18C5"/>
    <w:rsid w:val="009E6AA0"/>
    <w:rsid w:val="009E7391"/>
    <w:rsid w:val="009F0966"/>
    <w:rsid w:val="009F0EE2"/>
    <w:rsid w:val="009F23F3"/>
    <w:rsid w:val="00A03B99"/>
    <w:rsid w:val="00A07049"/>
    <w:rsid w:val="00A078D5"/>
    <w:rsid w:val="00A1179C"/>
    <w:rsid w:val="00A119E5"/>
    <w:rsid w:val="00A12CC9"/>
    <w:rsid w:val="00A1506B"/>
    <w:rsid w:val="00A161EF"/>
    <w:rsid w:val="00A163E4"/>
    <w:rsid w:val="00A25378"/>
    <w:rsid w:val="00A27246"/>
    <w:rsid w:val="00A33236"/>
    <w:rsid w:val="00A353E4"/>
    <w:rsid w:val="00A35DF4"/>
    <w:rsid w:val="00A436EC"/>
    <w:rsid w:val="00A524E6"/>
    <w:rsid w:val="00A53C30"/>
    <w:rsid w:val="00A71CBF"/>
    <w:rsid w:val="00A71DE4"/>
    <w:rsid w:val="00A72E02"/>
    <w:rsid w:val="00A72E69"/>
    <w:rsid w:val="00A769ED"/>
    <w:rsid w:val="00A8025D"/>
    <w:rsid w:val="00A8131B"/>
    <w:rsid w:val="00A81529"/>
    <w:rsid w:val="00A92FC0"/>
    <w:rsid w:val="00A97254"/>
    <w:rsid w:val="00A97EFA"/>
    <w:rsid w:val="00AB0792"/>
    <w:rsid w:val="00AB118F"/>
    <w:rsid w:val="00AB4463"/>
    <w:rsid w:val="00AC001D"/>
    <w:rsid w:val="00AC0CAF"/>
    <w:rsid w:val="00AC39F1"/>
    <w:rsid w:val="00AD0A5A"/>
    <w:rsid w:val="00AE0E1C"/>
    <w:rsid w:val="00AE5D33"/>
    <w:rsid w:val="00AF0324"/>
    <w:rsid w:val="00AF3AD4"/>
    <w:rsid w:val="00AF5B76"/>
    <w:rsid w:val="00B03E0E"/>
    <w:rsid w:val="00B10A94"/>
    <w:rsid w:val="00B10EA8"/>
    <w:rsid w:val="00B17491"/>
    <w:rsid w:val="00B21FD6"/>
    <w:rsid w:val="00B26700"/>
    <w:rsid w:val="00B35BAA"/>
    <w:rsid w:val="00B545F5"/>
    <w:rsid w:val="00B54AFF"/>
    <w:rsid w:val="00B71542"/>
    <w:rsid w:val="00B76024"/>
    <w:rsid w:val="00B82DF2"/>
    <w:rsid w:val="00B9059B"/>
    <w:rsid w:val="00B9379D"/>
    <w:rsid w:val="00BA101B"/>
    <w:rsid w:val="00BA4862"/>
    <w:rsid w:val="00BA4928"/>
    <w:rsid w:val="00BB23E9"/>
    <w:rsid w:val="00BB24A6"/>
    <w:rsid w:val="00BB7270"/>
    <w:rsid w:val="00BC1AD4"/>
    <w:rsid w:val="00BC371F"/>
    <w:rsid w:val="00BD2DF3"/>
    <w:rsid w:val="00BE543A"/>
    <w:rsid w:val="00BF3AEE"/>
    <w:rsid w:val="00BF4472"/>
    <w:rsid w:val="00BF45E6"/>
    <w:rsid w:val="00BF5088"/>
    <w:rsid w:val="00C022F2"/>
    <w:rsid w:val="00C0337C"/>
    <w:rsid w:val="00C04333"/>
    <w:rsid w:val="00C253F1"/>
    <w:rsid w:val="00C30B28"/>
    <w:rsid w:val="00C31C38"/>
    <w:rsid w:val="00C379F6"/>
    <w:rsid w:val="00C413DB"/>
    <w:rsid w:val="00C52F2A"/>
    <w:rsid w:val="00C57690"/>
    <w:rsid w:val="00C62DB0"/>
    <w:rsid w:val="00C8258E"/>
    <w:rsid w:val="00C94E18"/>
    <w:rsid w:val="00C975D1"/>
    <w:rsid w:val="00CC00F3"/>
    <w:rsid w:val="00CC5B73"/>
    <w:rsid w:val="00CC6000"/>
    <w:rsid w:val="00CE5991"/>
    <w:rsid w:val="00CF0695"/>
    <w:rsid w:val="00D054B7"/>
    <w:rsid w:val="00D0694C"/>
    <w:rsid w:val="00D072BB"/>
    <w:rsid w:val="00D07DC3"/>
    <w:rsid w:val="00D11E28"/>
    <w:rsid w:val="00D12964"/>
    <w:rsid w:val="00D16583"/>
    <w:rsid w:val="00D2399D"/>
    <w:rsid w:val="00D25949"/>
    <w:rsid w:val="00D32795"/>
    <w:rsid w:val="00D348D6"/>
    <w:rsid w:val="00D42DDE"/>
    <w:rsid w:val="00D52D24"/>
    <w:rsid w:val="00D56509"/>
    <w:rsid w:val="00D63AB1"/>
    <w:rsid w:val="00D658C0"/>
    <w:rsid w:val="00D66689"/>
    <w:rsid w:val="00D67EC2"/>
    <w:rsid w:val="00D710BA"/>
    <w:rsid w:val="00D72F8C"/>
    <w:rsid w:val="00D735A2"/>
    <w:rsid w:val="00D77301"/>
    <w:rsid w:val="00D801CA"/>
    <w:rsid w:val="00D9054E"/>
    <w:rsid w:val="00D91B8C"/>
    <w:rsid w:val="00D94FF7"/>
    <w:rsid w:val="00D9751B"/>
    <w:rsid w:val="00DA0BE4"/>
    <w:rsid w:val="00DB4589"/>
    <w:rsid w:val="00DB78EE"/>
    <w:rsid w:val="00DC27AE"/>
    <w:rsid w:val="00DC7F5B"/>
    <w:rsid w:val="00DE20D1"/>
    <w:rsid w:val="00DE3BCD"/>
    <w:rsid w:val="00DE49E3"/>
    <w:rsid w:val="00DE6A4F"/>
    <w:rsid w:val="00DF066A"/>
    <w:rsid w:val="00DF0EC3"/>
    <w:rsid w:val="00DF41B4"/>
    <w:rsid w:val="00DF6ACA"/>
    <w:rsid w:val="00E022A2"/>
    <w:rsid w:val="00E117B8"/>
    <w:rsid w:val="00E21B4E"/>
    <w:rsid w:val="00E251FF"/>
    <w:rsid w:val="00E316F2"/>
    <w:rsid w:val="00E361D1"/>
    <w:rsid w:val="00E37AC1"/>
    <w:rsid w:val="00E41636"/>
    <w:rsid w:val="00E42592"/>
    <w:rsid w:val="00E445BE"/>
    <w:rsid w:val="00E61693"/>
    <w:rsid w:val="00E64419"/>
    <w:rsid w:val="00E72F51"/>
    <w:rsid w:val="00E76C79"/>
    <w:rsid w:val="00E81542"/>
    <w:rsid w:val="00EA44FD"/>
    <w:rsid w:val="00EA638C"/>
    <w:rsid w:val="00EB0E23"/>
    <w:rsid w:val="00EB78D9"/>
    <w:rsid w:val="00EC5099"/>
    <w:rsid w:val="00ED07B1"/>
    <w:rsid w:val="00ED4B0D"/>
    <w:rsid w:val="00ED4D4C"/>
    <w:rsid w:val="00ED64AC"/>
    <w:rsid w:val="00EE2D39"/>
    <w:rsid w:val="00EE6ACA"/>
    <w:rsid w:val="00EF0842"/>
    <w:rsid w:val="00F07A57"/>
    <w:rsid w:val="00F206F3"/>
    <w:rsid w:val="00F2338F"/>
    <w:rsid w:val="00F24A6D"/>
    <w:rsid w:val="00F40EF1"/>
    <w:rsid w:val="00F43B4F"/>
    <w:rsid w:val="00F44F38"/>
    <w:rsid w:val="00F52C80"/>
    <w:rsid w:val="00F5664F"/>
    <w:rsid w:val="00F57DF3"/>
    <w:rsid w:val="00F6298C"/>
    <w:rsid w:val="00F66290"/>
    <w:rsid w:val="00F734C9"/>
    <w:rsid w:val="00F9497A"/>
    <w:rsid w:val="00F9612C"/>
    <w:rsid w:val="00F963BD"/>
    <w:rsid w:val="00F96EA3"/>
    <w:rsid w:val="00FB15C3"/>
    <w:rsid w:val="00FB1AEB"/>
    <w:rsid w:val="00FC00B0"/>
    <w:rsid w:val="00FC6CF1"/>
    <w:rsid w:val="00FD1AB0"/>
    <w:rsid w:val="00FD33C0"/>
    <w:rsid w:val="00FE09B1"/>
    <w:rsid w:val="00FE3307"/>
    <w:rsid w:val="00FE5C50"/>
    <w:rsid w:val="00FF0051"/>
    <w:rsid w:val="00FF3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87A8"/>
  <w15:chartTrackingRefBased/>
  <w15:docId w15:val="{30079246-1C35-4102-83FB-3FE1C8411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EA1"/>
    <w:pPr>
      <w:ind w:left="720"/>
      <w:contextualSpacing/>
    </w:pPr>
  </w:style>
  <w:style w:type="character" w:styleId="CommentReference">
    <w:name w:val="annotation reference"/>
    <w:basedOn w:val="DefaultParagraphFont"/>
    <w:uiPriority w:val="99"/>
    <w:semiHidden/>
    <w:unhideWhenUsed/>
    <w:rsid w:val="001E4516"/>
    <w:rPr>
      <w:sz w:val="16"/>
      <w:szCs w:val="16"/>
    </w:rPr>
  </w:style>
  <w:style w:type="paragraph" w:styleId="CommentText">
    <w:name w:val="annotation text"/>
    <w:basedOn w:val="Normal"/>
    <w:link w:val="CommentTextChar"/>
    <w:uiPriority w:val="99"/>
    <w:semiHidden/>
    <w:unhideWhenUsed/>
    <w:rsid w:val="001E4516"/>
    <w:pPr>
      <w:spacing w:line="240" w:lineRule="auto"/>
    </w:pPr>
    <w:rPr>
      <w:sz w:val="20"/>
      <w:szCs w:val="20"/>
    </w:rPr>
  </w:style>
  <w:style w:type="character" w:customStyle="1" w:styleId="CommentTextChar">
    <w:name w:val="Comment Text Char"/>
    <w:basedOn w:val="DefaultParagraphFont"/>
    <w:link w:val="CommentText"/>
    <w:uiPriority w:val="99"/>
    <w:semiHidden/>
    <w:rsid w:val="001E4516"/>
    <w:rPr>
      <w:sz w:val="20"/>
      <w:szCs w:val="20"/>
    </w:rPr>
  </w:style>
  <w:style w:type="paragraph" w:styleId="CommentSubject">
    <w:name w:val="annotation subject"/>
    <w:basedOn w:val="CommentText"/>
    <w:next w:val="CommentText"/>
    <w:link w:val="CommentSubjectChar"/>
    <w:uiPriority w:val="99"/>
    <w:semiHidden/>
    <w:unhideWhenUsed/>
    <w:rsid w:val="001E4516"/>
    <w:rPr>
      <w:b/>
      <w:bCs/>
    </w:rPr>
  </w:style>
  <w:style w:type="character" w:customStyle="1" w:styleId="CommentSubjectChar">
    <w:name w:val="Comment Subject Char"/>
    <w:basedOn w:val="CommentTextChar"/>
    <w:link w:val="CommentSubject"/>
    <w:uiPriority w:val="99"/>
    <w:semiHidden/>
    <w:rsid w:val="001E4516"/>
    <w:rPr>
      <w:b/>
      <w:bCs/>
      <w:sz w:val="20"/>
      <w:szCs w:val="20"/>
    </w:rPr>
  </w:style>
  <w:style w:type="paragraph" w:styleId="BalloonText">
    <w:name w:val="Balloon Text"/>
    <w:basedOn w:val="Normal"/>
    <w:link w:val="BalloonTextChar"/>
    <w:uiPriority w:val="99"/>
    <w:semiHidden/>
    <w:unhideWhenUsed/>
    <w:rsid w:val="001E45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516"/>
    <w:rPr>
      <w:rFonts w:ascii="Segoe UI" w:hAnsi="Segoe UI" w:cs="Segoe UI"/>
      <w:sz w:val="18"/>
      <w:szCs w:val="18"/>
    </w:rPr>
  </w:style>
  <w:style w:type="character" w:styleId="Hyperlink">
    <w:name w:val="Hyperlink"/>
    <w:basedOn w:val="DefaultParagraphFont"/>
    <w:uiPriority w:val="99"/>
    <w:semiHidden/>
    <w:unhideWhenUsed/>
    <w:rsid w:val="002D31C2"/>
    <w:rPr>
      <w:color w:val="0000FF"/>
      <w:u w:val="single"/>
    </w:rPr>
  </w:style>
  <w:style w:type="paragraph" w:styleId="Revision">
    <w:name w:val="Revision"/>
    <w:hidden/>
    <w:uiPriority w:val="99"/>
    <w:semiHidden/>
    <w:rsid w:val="004F0E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64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1DCAD-54D4-498C-97E5-B9CCC95C6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20475</TotalTime>
  <Pages>10</Pages>
  <Words>3646</Words>
  <Characters>20788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24386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Cody.Szuwalski</dc:creator>
  <cp:keywords/>
  <dc:description/>
  <cp:lastModifiedBy>William Stockhausen</cp:lastModifiedBy>
  <cp:revision>70</cp:revision>
  <dcterms:created xsi:type="dcterms:W3CDTF">2025-05-05T16:28:00Z</dcterms:created>
  <dcterms:modified xsi:type="dcterms:W3CDTF">2025-12-01T19:37:00Z</dcterms:modified>
</cp:coreProperties>
</file>