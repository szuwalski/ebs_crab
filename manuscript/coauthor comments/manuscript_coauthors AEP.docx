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1,2</w:t>
      </w:r>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509FEA03"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Boom and bust dynamics</w:t>
      </w:r>
      <w:r w:rsidR="002A2194">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 xml:space="preserve">have </w:t>
      </w:r>
      <w:del w:id="0" w:author="Andre" w:date="2025-11-23T03:23:00Z" w16du:dateUtc="2025-11-23T11:23:00Z">
        <w:r w:rsidR="00EE2D39" w:rsidDel="00971016">
          <w:rPr>
            <w:rFonts w:ascii="Times New Roman" w:hAnsi="Times New Roman" w:cs="Times New Roman"/>
          </w:rPr>
          <w:delText xml:space="preserve">produced </w:delText>
        </w:r>
      </w:del>
      <w:ins w:id="1" w:author="Andre" w:date="2025-11-23T03:23:00Z" w16du:dateUtc="2025-11-23T11:23:00Z">
        <w:r w:rsidR="00971016">
          <w:rPr>
            <w:rFonts w:ascii="Times New Roman" w:hAnsi="Times New Roman" w:cs="Times New Roman"/>
          </w:rPr>
          <w:t>led to</w:t>
        </w:r>
        <w:r w:rsidR="00971016">
          <w:rPr>
            <w:rFonts w:ascii="Times New Roman" w:hAnsi="Times New Roman" w:cs="Times New Roman"/>
          </w:rPr>
          <w:t xml:space="preserve"> </w:t>
        </w:r>
      </w:ins>
      <w:r w:rsidR="00EE2D39">
        <w:rPr>
          <w:rFonts w:ascii="Times New Roman" w:hAnsi="Times New Roman" w:cs="Times New Roman"/>
        </w:rPr>
        <w:t>fisheries closures for several stocks.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fraction of the population harvested. R</w:t>
      </w:r>
      <w:r w:rsidR="00A92FC0" w:rsidRPr="00057506">
        <w:rPr>
          <w:rFonts w:ascii="Times New Roman" w:hAnsi="Times New Roman" w:cs="Times New Roman"/>
        </w:rPr>
        <w:t xml:space="preserve">ecruitment variability and </w:t>
      </w:r>
      <w:r w:rsidR="00561ACE" w:rsidRPr="00057506">
        <w:rPr>
          <w:rFonts w:ascii="Times New Roman" w:hAnsi="Times New Roman" w:cs="Times New Roman"/>
        </w:rPr>
        <w:t>episodic mortality are key drivers</w:t>
      </w:r>
      <w:r w:rsidR="007E22CC">
        <w:rPr>
          <w:rFonts w:ascii="Times New Roman" w:hAnsi="Times New Roman" w:cs="Times New Roman"/>
        </w:rPr>
        <w:t xml:space="preserve"> of change</w:t>
      </w:r>
      <w:del w:id="2" w:author="Andre" w:date="2025-11-23T03:23:00Z" w16du:dateUtc="2025-11-23T11:23:00Z">
        <w:r w:rsidR="007E22CC" w:rsidDel="00971016">
          <w:rPr>
            <w:rFonts w:ascii="Times New Roman" w:hAnsi="Times New Roman" w:cs="Times New Roman"/>
          </w:rPr>
          <w:delText xml:space="preserve">; </w:delText>
        </w:r>
      </w:del>
      <w:ins w:id="3" w:author="Andre" w:date="2025-11-23T03:23:00Z" w16du:dateUtc="2025-11-23T11:23:00Z">
        <w:r w:rsidR="00971016">
          <w:rPr>
            <w:rFonts w:ascii="Times New Roman" w:hAnsi="Times New Roman" w:cs="Times New Roman"/>
          </w:rPr>
          <w:t xml:space="preserve"> </w:t>
        </w:r>
      </w:ins>
      <w:ins w:id="4" w:author="Andre" w:date="2025-11-23T03:24:00Z" w16du:dateUtc="2025-11-23T11:24:00Z">
        <w:r w:rsidR="00971016">
          <w:rPr>
            <w:rFonts w:ascii="Times New Roman" w:hAnsi="Times New Roman" w:cs="Times New Roman"/>
          </w:rPr>
          <w:t>w</w:t>
        </w:r>
      </w:ins>
      <w:ins w:id="5" w:author="Andre" w:date="2025-11-23T03:23:00Z" w16du:dateUtc="2025-11-23T11:23:00Z">
        <w:r w:rsidR="00971016">
          <w:rPr>
            <w:rFonts w:ascii="Times New Roman" w:hAnsi="Times New Roman" w:cs="Times New Roman"/>
          </w:rPr>
          <w:t>ith</w:t>
        </w:r>
        <w:r w:rsidR="00971016">
          <w:rPr>
            <w:rFonts w:ascii="Times New Roman" w:hAnsi="Times New Roman" w:cs="Times New Roman"/>
          </w:rPr>
          <w:t xml:space="preserve"> </w:t>
        </w:r>
      </w:ins>
      <w:r w:rsidR="007E22CC">
        <w:rPr>
          <w:rFonts w:ascii="Times New Roman" w:hAnsi="Times New Roman" w:cs="Times New Roman"/>
        </w:rPr>
        <w:t>d</w:t>
      </w:r>
      <w:r w:rsidR="00910D7F">
        <w:rPr>
          <w:rFonts w:ascii="Times New Roman" w:hAnsi="Times New Roman" w:cs="Times New Roman"/>
        </w:rPr>
        <w:t>ensity-dependence</w:t>
      </w:r>
      <w:r w:rsidR="00C31C38" w:rsidRPr="00057506">
        <w:rPr>
          <w:rFonts w:ascii="Times New Roman" w:hAnsi="Times New Roman" w:cs="Times New Roman"/>
        </w:rPr>
        <w:t xml:space="preserve">, </w:t>
      </w:r>
      <w:r w:rsidR="00815F3B">
        <w:rPr>
          <w:rFonts w:ascii="Times New Roman" w:hAnsi="Times New Roman" w:cs="Times New Roman"/>
        </w:rPr>
        <w:t xml:space="preserve">ice, size, and </w:t>
      </w:r>
      <w:r w:rsidR="00C31C38" w:rsidRPr="00057506">
        <w:rPr>
          <w:rFonts w:ascii="Times New Roman" w:hAnsi="Times New Roman" w:cs="Times New Roman"/>
        </w:rPr>
        <w:t>temperature explain</w:t>
      </w:r>
      <w:ins w:id="6" w:author="Andre" w:date="2025-11-23T03:24:00Z" w16du:dateUtc="2025-11-23T11:24:00Z">
        <w:r w:rsidR="00971016">
          <w:rPr>
            <w:rFonts w:ascii="Times New Roman" w:hAnsi="Times New Roman" w:cs="Times New Roman"/>
          </w:rPr>
          <w:t>ing</w:t>
        </w:r>
      </w:ins>
      <w:r w:rsidR="00C31C38" w:rsidRPr="00057506">
        <w:rPr>
          <w:rFonts w:ascii="Times New Roman" w:hAnsi="Times New Roman" w:cs="Times New Roman"/>
        </w:rPr>
        <w:t xml:space="preserve">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EE2D39">
        <w:rPr>
          <w:rFonts w:ascii="Times New Roman" w:hAnsi="Times New Roman" w:cs="Times New Roman"/>
        </w:rPr>
        <w:t>variable mortality</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 xml:space="preserve">in fisheries </w:t>
      </w:r>
      <w:del w:id="7" w:author="Andre" w:date="2025-11-23T03:24:00Z" w16du:dateUtc="2025-11-23T11:24:00Z">
        <w:r w:rsidR="00B21FD6" w:rsidRPr="00057506" w:rsidDel="00971016">
          <w:rPr>
            <w:rFonts w:ascii="Times New Roman" w:hAnsi="Times New Roman" w:cs="Times New Roman"/>
          </w:rPr>
          <w:delText>management</w:delText>
        </w:r>
        <w:r w:rsidR="00A71CBF" w:rsidRPr="00057506" w:rsidDel="00971016">
          <w:rPr>
            <w:rFonts w:ascii="Times New Roman" w:hAnsi="Times New Roman" w:cs="Times New Roman"/>
          </w:rPr>
          <w:delText xml:space="preserve"> </w:delText>
        </w:r>
      </w:del>
      <w:ins w:id="8" w:author="Andre" w:date="2025-11-23T03:24:00Z" w16du:dateUtc="2025-11-23T11:24:00Z">
        <w:r w:rsidR="00971016">
          <w:rPr>
            <w:rFonts w:ascii="Times New Roman" w:hAnsi="Times New Roman" w:cs="Times New Roman"/>
          </w:rPr>
          <w:t>assessment</w:t>
        </w:r>
        <w:r w:rsidR="00971016" w:rsidRPr="00057506">
          <w:rPr>
            <w:rFonts w:ascii="Times New Roman" w:hAnsi="Times New Roman" w:cs="Times New Roman"/>
          </w:rPr>
          <w:t xml:space="preserve"> </w:t>
        </w:r>
      </w:ins>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w:t>
      </w:r>
      <w:proofErr w:type="gramStart"/>
      <w:r w:rsidR="00D63AB1" w:rsidRPr="00057506">
        <w:rPr>
          <w:rFonts w:ascii="Times New Roman" w:hAnsi="Times New Roman" w:cs="Times New Roman"/>
        </w:rPr>
        <w:t>in spite of</w:t>
      </w:r>
      <w:proofErr w:type="gramEnd"/>
      <w:r w:rsidR="00D63AB1" w:rsidRPr="00057506">
        <w:rPr>
          <w:rFonts w:ascii="Times New Roman" w:hAnsi="Times New Roman" w:cs="Times New Roman"/>
        </w:rPr>
        <w:t xml:space="preserve"> the complications to traditional management </w:t>
      </w:r>
      <w:r w:rsidR="00327EB0" w:rsidRPr="00057506">
        <w:rPr>
          <w:rFonts w:ascii="Times New Roman" w:hAnsi="Times New Roman" w:cs="Times New Roman"/>
        </w:rPr>
        <w:t xml:space="preserve">strategies </w:t>
      </w:r>
      <w:proofErr w:type="gramStart"/>
      <w:r w:rsidR="00D63AB1" w:rsidRPr="00057506">
        <w:rPr>
          <w:rFonts w:ascii="Times New Roman" w:hAnsi="Times New Roman" w:cs="Times New Roman"/>
        </w:rPr>
        <w:t>it</w:t>
      </w:r>
      <w:proofErr w:type="gramEnd"/>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14AAC880" w:rsidR="005722D4" w:rsidRPr="00057506" w:rsidRDefault="00D9054E" w:rsidP="004A3010">
      <w:pPr>
        <w:jc w:val="both"/>
        <w:rPr>
          <w:rFonts w:ascii="Times New Roman" w:hAnsi="Times New Roman" w:cs="Times New Roman"/>
        </w:rPr>
      </w:pPr>
      <w:r w:rsidRPr="00057506">
        <w:rPr>
          <w:rFonts w:ascii="Times New Roman" w:hAnsi="Times New Roman" w:cs="Times New Roman"/>
        </w:rPr>
        <w:t xml:space="preserve">Crab </w:t>
      </w:r>
      <w:proofErr w:type="gramStart"/>
      <w:r w:rsidRPr="00057506">
        <w:rPr>
          <w:rFonts w:ascii="Times New Roman" w:hAnsi="Times New Roman" w:cs="Times New Roman"/>
        </w:rPr>
        <w:t>are</w:t>
      </w:r>
      <w:proofErr w:type="gramEnd"/>
      <w:r w:rsidRPr="00057506">
        <w:rPr>
          <w:rFonts w:ascii="Times New Roman" w:hAnsi="Times New Roman" w:cs="Times New Roman"/>
        </w:rPr>
        <w:t xml:space="preserv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del w:id="9" w:author="Andre" w:date="2025-11-23T03:24:00Z" w16du:dateUtc="2025-11-23T11:24:00Z">
        <w:r w:rsidR="00A769ED" w:rsidRPr="00057506" w:rsidDel="00971016">
          <w:rPr>
            <w:rFonts w:ascii="Times New Roman" w:hAnsi="Times New Roman" w:cs="Times New Roman"/>
          </w:rPr>
          <w:delText>with</w:delText>
        </w:r>
        <w:r w:rsidRPr="00057506" w:rsidDel="00971016">
          <w:rPr>
            <w:rFonts w:ascii="Times New Roman" w:hAnsi="Times New Roman" w:cs="Times New Roman"/>
          </w:rPr>
          <w:delText xml:space="preserve"> </w:delText>
        </w:r>
      </w:del>
      <w:ins w:id="10" w:author="Andre" w:date="2025-11-23T03:24:00Z" w16du:dateUtc="2025-11-23T11:24:00Z">
        <w:r w:rsidR="00971016">
          <w:rPr>
            <w:rFonts w:ascii="Times New Roman" w:hAnsi="Times New Roman" w:cs="Times New Roman"/>
          </w:rPr>
          <w:t>along with</w:t>
        </w:r>
        <w:r w:rsidR="00971016" w:rsidRPr="00057506">
          <w:rPr>
            <w:rFonts w:ascii="Times New Roman" w:hAnsi="Times New Roman" w:cs="Times New Roman"/>
          </w:rPr>
          <w:t xml:space="preserve"> </w:t>
        </w:r>
      </w:ins>
      <w:r w:rsidRPr="00057506">
        <w:rPr>
          <w:rFonts w:ascii="Times New Roman" w:hAnsi="Times New Roman" w:cs="Times New Roman"/>
        </w:rPr>
        <w:t xml:space="preserve">salmon and pollock). </w:t>
      </w:r>
      <w:proofErr w:type="gramStart"/>
      <w:r w:rsidR="004E44F0" w:rsidRPr="00057506">
        <w:rPr>
          <w:rFonts w:ascii="Times New Roman" w:hAnsi="Times New Roman" w:cs="Times New Roman"/>
        </w:rPr>
        <w:t>In particular, s</w:t>
      </w:r>
      <w:r w:rsidR="005722D4" w:rsidRPr="00057506">
        <w:rPr>
          <w:rFonts w:ascii="Times New Roman" w:hAnsi="Times New Roman" w:cs="Times New Roman"/>
        </w:rPr>
        <w:t>now</w:t>
      </w:r>
      <w:proofErr w:type="gramEnd"/>
      <w:r w:rsidR="005722D4" w:rsidRPr="00057506">
        <w:rPr>
          <w:rFonts w:ascii="Times New Roman" w:hAnsi="Times New Roman" w:cs="Times New Roman"/>
        </w:rPr>
        <w:t xml:space="preserve"> cr</w:t>
      </w:r>
      <w:r w:rsidR="002D0602" w:rsidRPr="00057506">
        <w:rPr>
          <w:rFonts w:ascii="Times New Roman" w:hAnsi="Times New Roman" w:cs="Times New Roman"/>
        </w:rPr>
        <w:t xml:space="preserve">ab </w:t>
      </w:r>
      <w:proofErr w:type="gramStart"/>
      <w:ins w:id="11" w:author="Andre" w:date="2025-11-23T03:24:00Z" w16du:dateUtc="2025-11-23T11:24:00Z">
        <w:r w:rsidR="00971016" w:rsidRPr="00971016">
          <w:rPr>
            <w:rFonts w:ascii="Times New Roman" w:hAnsi="Times New Roman" w:cs="Times New Roman"/>
            <w:highlight w:val="yellow"/>
            <w:rPrChange w:id="12" w:author="Andre" w:date="2025-11-23T03:24:00Z" w16du:dateUtc="2025-11-23T11:24:00Z">
              <w:rPr>
                <w:rFonts w:ascii="Times New Roman" w:hAnsi="Times New Roman" w:cs="Times New Roman"/>
              </w:rPr>
            </w:rPrChange>
          </w:rPr>
          <w:t>species name</w:t>
        </w:r>
        <w:proofErr w:type="gramEnd"/>
        <w:r w:rsidR="00971016">
          <w:rPr>
            <w:rFonts w:ascii="Times New Roman" w:hAnsi="Times New Roman" w:cs="Times New Roman"/>
          </w:rPr>
          <w:t xml:space="preserve"> </w:t>
        </w:r>
      </w:ins>
      <w:r w:rsidR="002D0602" w:rsidRPr="00057506">
        <w:rPr>
          <w:rFonts w:ascii="Times New Roman" w:hAnsi="Times New Roman" w:cs="Times New Roman"/>
        </w:rPr>
        <w:t>and Bristol Bay red king crab</w:t>
      </w:r>
      <w:r w:rsidR="005722D4" w:rsidRPr="00057506">
        <w:rPr>
          <w:rFonts w:ascii="Times New Roman" w:hAnsi="Times New Roman" w:cs="Times New Roman"/>
        </w:rPr>
        <w:t xml:space="preserve"> </w:t>
      </w:r>
      <w:ins w:id="13" w:author="Andre" w:date="2025-11-23T03:25:00Z" w16du:dateUtc="2025-11-23T11:25:00Z">
        <w:r w:rsidR="00971016" w:rsidRPr="00F55CEB">
          <w:rPr>
            <w:rFonts w:ascii="Times New Roman" w:hAnsi="Times New Roman" w:cs="Times New Roman"/>
            <w:highlight w:val="yellow"/>
          </w:rPr>
          <w:t xml:space="preserve">species </w:t>
        </w:r>
        <w:proofErr w:type="gramStart"/>
        <w:r w:rsidR="00971016" w:rsidRPr="00F55CEB">
          <w:rPr>
            <w:rFonts w:ascii="Times New Roman" w:hAnsi="Times New Roman" w:cs="Times New Roman"/>
            <w:highlight w:val="yellow"/>
          </w:rPr>
          <w:t>name</w:t>
        </w:r>
        <w:r w:rsidR="00971016">
          <w:rPr>
            <w:rFonts w:ascii="Times New Roman" w:hAnsi="Times New Roman" w:cs="Times New Roman"/>
          </w:rPr>
          <w:t xml:space="preserve"> </w:t>
        </w:r>
        <w:r w:rsidR="00971016">
          <w:rPr>
            <w:rFonts w:ascii="Times New Roman" w:hAnsi="Times New Roman" w:cs="Times New Roman"/>
          </w:rPr>
          <w:t xml:space="preserve"> </w:t>
        </w:r>
      </w:ins>
      <w:r w:rsidR="000C3830">
        <w:rPr>
          <w:rFonts w:ascii="Times New Roman" w:hAnsi="Times New Roman" w:cs="Times New Roman"/>
        </w:rPr>
        <w:t>have</w:t>
      </w:r>
      <w:proofErr w:type="gramEnd"/>
      <w:r w:rsidR="000C3830">
        <w:rPr>
          <w:rFonts w:ascii="Times New Roman" w:hAnsi="Times New Roman" w:cs="Times New Roman"/>
        </w:rPr>
        <w:t xml:space="preser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everal other more lightly fished populations</w:t>
      </w:r>
      <w:r w:rsidR="007A7E98">
        <w:rPr>
          <w:rFonts w:ascii="Times New Roman" w:hAnsi="Times New Roman" w:cs="Times New Roman"/>
        </w:rPr>
        <w:t xml:space="preserve"> also exist in the Bering Sea (f</w:t>
      </w:r>
      <w:r w:rsidR="005722D4" w:rsidRPr="00057506">
        <w:rPr>
          <w:rFonts w:ascii="Times New Roman" w:hAnsi="Times New Roman" w:cs="Times New Roman"/>
        </w:rPr>
        <w:t xml:space="preserve">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 xml:space="preserve">levels after a marine heatwave </w:t>
      </w:r>
      <w:del w:id="14" w:author="Andre" w:date="2025-11-23T03:25:00Z" w16du:dateUtc="2025-11-23T11:25:00Z">
        <w:r w:rsidR="005722D4" w:rsidRPr="00057506" w:rsidDel="00971016">
          <w:rPr>
            <w:rFonts w:ascii="Times New Roman" w:hAnsi="Times New Roman" w:cs="Times New Roman"/>
          </w:rPr>
          <w:delText xml:space="preserve">in </w:delText>
        </w:r>
      </w:del>
      <w:ins w:id="15" w:author="Andre" w:date="2025-11-23T03:25:00Z" w16du:dateUtc="2025-11-23T11:25:00Z">
        <w:r w:rsidR="00971016">
          <w:rPr>
            <w:rFonts w:ascii="Times New Roman" w:hAnsi="Times New Roman" w:cs="Times New Roman"/>
          </w:rPr>
          <w:t>during</w:t>
        </w:r>
        <w:r w:rsidR="00971016" w:rsidRPr="00057506">
          <w:rPr>
            <w:rFonts w:ascii="Times New Roman" w:hAnsi="Times New Roman" w:cs="Times New Roman"/>
          </w:rPr>
          <w:t xml:space="preserve"> </w:t>
        </w:r>
      </w:ins>
      <w:r w:rsidR="005722D4" w:rsidRPr="00057506">
        <w:rPr>
          <w:rFonts w:ascii="Times New Roman" w:hAnsi="Times New Roman" w:cs="Times New Roman"/>
        </w:rPr>
        <w:t>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was closed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w:t>
      </w:r>
      <w:ins w:id="16" w:author="Andre" w:date="2025-11-23T03:25:00Z" w16du:dateUtc="2025-11-23T11:25:00Z">
        <w:r w:rsidR="00971016">
          <w:rPr>
            <w:rFonts w:ascii="Times New Roman" w:hAnsi="Times New Roman" w:cs="Times New Roman"/>
          </w:rPr>
          <w:t xml:space="preserve">the fishery for </w:t>
        </w:r>
      </w:ins>
      <w:r w:rsidR="002D0602" w:rsidRPr="00057506">
        <w:rPr>
          <w:rFonts w:ascii="Times New Roman" w:hAnsi="Times New Roman" w:cs="Times New Roman"/>
        </w:rPr>
        <w:t xml:space="preserve">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proofErr w:type="gramStart"/>
      <w:ins w:id="17" w:author="Andre" w:date="2025-11-23T03:25:00Z" w16du:dateUtc="2025-11-23T11:25:00Z">
        <w:r w:rsidR="00971016">
          <w:rPr>
            <w:rFonts w:ascii="Times New Roman" w:hAnsi="Times New Roman" w:cs="Times New Roman"/>
          </w:rPr>
          <w:t>US  federal</w:t>
        </w:r>
        <w:proofErr w:type="gramEnd"/>
        <w:r w:rsidR="00971016">
          <w:rPr>
            <w:rFonts w:ascii="Times New Roman" w:hAnsi="Times New Roman" w:cs="Times New Roman"/>
          </w:rPr>
          <w:t xml:space="preserve"> </w:t>
        </w:r>
      </w:ins>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w:t>
      </w:r>
      <w:ins w:id="18" w:author="Andre" w:date="2025-11-23T03:26:00Z" w16du:dateUtc="2025-11-23T11:26:00Z">
        <w:r w:rsidR="00971016">
          <w:rPr>
            <w:rFonts w:ascii="Times New Roman" w:hAnsi="Times New Roman" w:cs="Times New Roman"/>
          </w:rPr>
          <w:t>These data include p</w:t>
        </w:r>
      </w:ins>
      <w:del w:id="19" w:author="Andre" w:date="2025-11-23T03:26:00Z" w16du:dateUtc="2025-11-23T11:26:00Z">
        <w:r w:rsidR="005722D4" w:rsidRPr="00057506" w:rsidDel="00971016">
          <w:rPr>
            <w:rFonts w:ascii="Times New Roman" w:hAnsi="Times New Roman" w:cs="Times New Roman"/>
          </w:rPr>
          <w:delText>P</w:delText>
        </w:r>
      </w:del>
      <w:r w:rsidR="005722D4" w:rsidRPr="00057506">
        <w:rPr>
          <w:rFonts w:ascii="Times New Roman" w:hAnsi="Times New Roman" w:cs="Times New Roman"/>
        </w:rPr>
        <w:t xml:space="preserve">opulation surveys for Bering </w:t>
      </w:r>
      <w:r w:rsidR="004E44F0" w:rsidRPr="00057506">
        <w:rPr>
          <w:rFonts w:ascii="Times New Roman" w:hAnsi="Times New Roman" w:cs="Times New Roman"/>
        </w:rPr>
        <w:t xml:space="preserve">Sea crab </w:t>
      </w:r>
      <w:del w:id="20" w:author="Andre" w:date="2025-11-23T03:26:00Z" w16du:dateUtc="2025-11-23T11:26:00Z">
        <w:r w:rsidR="004E44F0" w:rsidRPr="00057506" w:rsidDel="00971016">
          <w:rPr>
            <w:rFonts w:ascii="Times New Roman" w:hAnsi="Times New Roman" w:cs="Times New Roman"/>
          </w:rPr>
          <w:delText xml:space="preserve">exist stretching </w:delText>
        </w:r>
      </w:del>
      <w:r w:rsidR="004E44F0" w:rsidRPr="00057506">
        <w:rPr>
          <w:rFonts w:ascii="Times New Roman" w:hAnsi="Times New Roman" w:cs="Times New Roman"/>
        </w:rPr>
        <w:t>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xml:space="preserve">), catch data from the </w:t>
      </w:r>
      <w:ins w:id="21" w:author="Andre" w:date="2025-11-23T03:28:00Z" w16du:dateUtc="2025-11-23T11:28:00Z">
        <w:r w:rsidR="00971016">
          <w:rPr>
            <w:rFonts w:ascii="Times New Roman" w:hAnsi="Times New Roman" w:cs="Times New Roman"/>
          </w:rPr>
          <w:t xml:space="preserve">various </w:t>
        </w:r>
      </w:ins>
      <w:r w:rsidR="005722D4" w:rsidRPr="00057506">
        <w:rPr>
          <w:rFonts w:ascii="Times New Roman" w:hAnsi="Times New Roman" w:cs="Times New Roman"/>
        </w:rPr>
        <w:t xml:space="preserve">fisheries </w:t>
      </w:r>
      <w:ins w:id="22" w:author="Andre" w:date="2025-11-23T03:28:00Z" w16du:dateUtc="2025-11-23T11:28:00Z">
        <w:r w:rsidR="00971016">
          <w:rPr>
            <w:rFonts w:ascii="Times New Roman" w:hAnsi="Times New Roman" w:cs="Times New Roman"/>
          </w:rPr>
          <w:t xml:space="preserve">that impact Bering Sea crab stocks </w:t>
        </w:r>
      </w:ins>
      <w:del w:id="23" w:author="Andre" w:date="2025-11-23T03:26:00Z" w16du:dateUtc="2025-11-23T11:26:00Z">
        <w:r w:rsidR="005722D4" w:rsidRPr="00057506" w:rsidDel="00971016">
          <w:rPr>
            <w:rFonts w:ascii="Times New Roman" w:hAnsi="Times New Roman" w:cs="Times New Roman"/>
          </w:rPr>
          <w:delText xml:space="preserve">are carefully </w:delText>
        </w:r>
      </w:del>
      <w:r w:rsidR="005722D4" w:rsidRPr="00057506">
        <w:rPr>
          <w:rFonts w:ascii="Times New Roman" w:hAnsi="Times New Roman" w:cs="Times New Roman"/>
        </w:rPr>
        <w:t xml:space="preserve">collected </w:t>
      </w:r>
      <w:del w:id="24" w:author="Andre" w:date="2025-11-23T03:26:00Z" w16du:dateUtc="2025-11-23T11:26:00Z">
        <w:r w:rsidR="005722D4" w:rsidRPr="00057506" w:rsidDel="00971016">
          <w:rPr>
            <w:rFonts w:ascii="Times New Roman" w:hAnsi="Times New Roman" w:cs="Times New Roman"/>
          </w:rPr>
          <w:delText xml:space="preserve">both </w:delText>
        </w:r>
      </w:del>
      <w:r w:rsidR="005722D4" w:rsidRPr="00057506">
        <w:rPr>
          <w:rFonts w:ascii="Times New Roman" w:hAnsi="Times New Roman" w:cs="Times New Roman"/>
        </w:rPr>
        <w:t>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w:t>
      </w:r>
      <w:del w:id="25" w:author="Andre" w:date="2025-11-23T03:26:00Z" w16du:dateUtc="2025-11-23T11:26:00Z">
        <w:r w:rsidR="005722D4" w:rsidRPr="00057506" w:rsidDel="00971016">
          <w:rPr>
            <w:rFonts w:ascii="Times New Roman" w:hAnsi="Times New Roman" w:cs="Times New Roman"/>
          </w:rPr>
          <w:delText xml:space="preserve">are routinely </w:delText>
        </w:r>
      </w:del>
      <w:r w:rsidR="00232CAA" w:rsidRPr="00057506">
        <w:rPr>
          <w:rFonts w:ascii="Times New Roman" w:hAnsi="Times New Roman" w:cs="Times New Roman"/>
        </w:rPr>
        <w:t>conducted</w:t>
      </w:r>
      <w:r w:rsidR="005722D4" w:rsidRPr="00057506">
        <w:rPr>
          <w:rFonts w:ascii="Times New Roman" w:hAnsi="Times New Roman" w:cs="Times New Roman"/>
        </w:rPr>
        <w:t xml:space="preserve"> </w:t>
      </w:r>
      <w:ins w:id="26" w:author="Andre" w:date="2025-11-23T03:26:00Z" w16du:dateUtc="2025-11-23T11:26:00Z">
        <w:r w:rsidR="00971016" w:rsidRPr="00057506">
          <w:rPr>
            <w:rFonts w:ascii="Times New Roman" w:hAnsi="Times New Roman" w:cs="Times New Roman"/>
          </w:rPr>
          <w:t xml:space="preserve">routinely </w:t>
        </w:r>
      </w:ins>
      <w:r w:rsidR="005722D4" w:rsidRPr="00057506">
        <w:rPr>
          <w:rFonts w:ascii="Times New Roman" w:hAnsi="Times New Roman" w:cs="Times New Roman"/>
        </w:rPr>
        <w:t xml:space="preserve">to understand population processes </w:t>
      </w:r>
      <w:del w:id="27" w:author="Andre" w:date="2025-11-23T03:26:00Z" w16du:dateUtc="2025-11-23T11:26:00Z">
        <w:r w:rsidR="005722D4" w:rsidRPr="00057506" w:rsidDel="00971016">
          <w:rPr>
            <w:rFonts w:ascii="Times New Roman" w:hAnsi="Times New Roman" w:cs="Times New Roman"/>
          </w:rPr>
          <w:delText xml:space="preserve">like </w:delText>
        </w:r>
      </w:del>
      <w:ins w:id="28" w:author="Andre" w:date="2025-11-23T03:26:00Z" w16du:dateUtc="2025-11-23T11:26:00Z">
        <w:r w:rsidR="00971016">
          <w:rPr>
            <w:rFonts w:ascii="Times New Roman" w:hAnsi="Times New Roman" w:cs="Times New Roman"/>
          </w:rPr>
          <w:t>such as</w:t>
        </w:r>
        <w:r w:rsidR="00971016" w:rsidRPr="00057506">
          <w:rPr>
            <w:rFonts w:ascii="Times New Roman" w:hAnsi="Times New Roman" w:cs="Times New Roman"/>
          </w:rPr>
          <w:t xml:space="preserve"> </w:t>
        </w:r>
      </w:ins>
      <w:r w:rsidR="005722D4" w:rsidRPr="00057506">
        <w:rPr>
          <w:rFonts w:ascii="Times New Roman" w:hAnsi="Times New Roman" w:cs="Times New Roman"/>
        </w:rPr>
        <w:t>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486A2FDC"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w:t>
      </w:r>
      <w:ins w:id="29" w:author="Andre" w:date="2025-11-23T03:27:00Z" w16du:dateUtc="2025-11-23T11:27:00Z">
        <w:r w:rsidR="00971016">
          <w:rPr>
            <w:rFonts w:ascii="Times New Roman" w:hAnsi="Times New Roman" w:cs="Times New Roman"/>
          </w:rPr>
          <w:t xml:space="preserve">the </w:t>
        </w:r>
      </w:ins>
      <w:r w:rsidR="00EA44FD" w:rsidRPr="00057506">
        <w:rPr>
          <w:rFonts w:ascii="Times New Roman" w:hAnsi="Times New Roman" w:cs="Times New Roman"/>
        </w:rPr>
        <w:t xml:space="preserve">current biomass, </w:t>
      </w:r>
      <w:ins w:id="30" w:author="Andre" w:date="2025-11-23T03:27:00Z" w16du:dateUtc="2025-11-23T11:27:00Z">
        <w:r w:rsidR="00971016">
          <w:rPr>
            <w:rFonts w:ascii="Times New Roman" w:hAnsi="Times New Roman" w:cs="Times New Roman"/>
          </w:rPr>
          <w:t xml:space="preserve">a </w:t>
        </w:r>
      </w:ins>
      <w:r w:rsidR="00EA44FD" w:rsidRPr="00057506">
        <w:rPr>
          <w:rFonts w:ascii="Times New Roman" w:hAnsi="Times New Roman" w:cs="Times New Roman"/>
        </w:rPr>
        <w:t xml:space="preserve">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are based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w:t>
      </w:r>
      <w:del w:id="31" w:author="Andre" w:date="2025-11-23T03:27:00Z" w16du:dateUtc="2025-11-23T11:27:00Z">
        <w:r w:rsidR="00470045" w:rsidRPr="00057506" w:rsidDel="00971016">
          <w:rPr>
            <w:rFonts w:ascii="Times New Roman" w:hAnsi="Times New Roman" w:cs="Times New Roman"/>
          </w:rPr>
          <w:delText xml:space="preserve">constant </w:delText>
        </w:r>
      </w:del>
      <w:ins w:id="32" w:author="Andre" w:date="2025-11-23T03:27:00Z" w16du:dateUtc="2025-11-23T11:27:00Z">
        <w:r w:rsidR="00971016">
          <w:rPr>
            <w:rFonts w:ascii="Times New Roman" w:hAnsi="Times New Roman" w:cs="Times New Roman"/>
          </w:rPr>
          <w:t>time-invariant</w:t>
        </w:r>
        <w:r w:rsidR="00971016" w:rsidRPr="00057506">
          <w:rPr>
            <w:rFonts w:ascii="Times New Roman" w:hAnsi="Times New Roman" w:cs="Times New Roman"/>
          </w:rPr>
          <w:t xml:space="preserve"> </w:t>
        </w:r>
        <w:r w:rsidR="00971016">
          <w:rPr>
            <w:rFonts w:ascii="Times New Roman" w:hAnsi="Times New Roman" w:cs="Times New Roman"/>
          </w:rPr>
          <w:t xml:space="preserve">rate pf </w:t>
        </w:r>
      </w:ins>
      <w:r w:rsidR="00470045" w:rsidRPr="00057506">
        <w:rPr>
          <w:rFonts w:ascii="Times New Roman" w:hAnsi="Times New Roman" w:cs="Times New Roman"/>
        </w:rPr>
        <w:t>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there is a possibility of unobserved mortality in groundfish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 of</w:t>
      </w:r>
      <w:proofErr w:type="gramEnd"/>
      <w:r w:rsidR="003C1BBA" w:rsidRPr="00057506">
        <w:rPr>
          <w:rFonts w:ascii="Times New Roman" w:hAnsi="Times New Roman" w:cs="Times New Roman"/>
        </w:rPr>
        <w:t xml:space="preserve"> trawl gear fatally </w:t>
      </w:r>
      <w:proofErr w:type="gramStart"/>
      <w:r w:rsidR="003C1BBA" w:rsidRPr="00057506">
        <w:rPr>
          <w:rFonts w:ascii="Times New Roman" w:hAnsi="Times New Roman" w:cs="Times New Roman"/>
        </w:rPr>
        <w:t>impacting, but</w:t>
      </w:r>
      <w:proofErr w:type="gramEnd"/>
      <w:r w:rsidR="003C1BBA" w:rsidRPr="00057506">
        <w:rPr>
          <w:rFonts w:ascii="Times New Roman" w:hAnsi="Times New Roman" w:cs="Times New Roman"/>
        </w:rPr>
        <w:t xml:space="preserve"> not capturing crab </w:t>
      </w:r>
      <w:del w:id="33" w:author="Andre" w:date="2025-11-23T03:27:00Z" w16du:dateUtc="2025-11-23T11:27:00Z">
        <w:r w:rsidR="003C1BBA" w:rsidRPr="00057506" w:rsidDel="00971016">
          <w:rPr>
            <w:rFonts w:ascii="Times New Roman" w:hAnsi="Times New Roman" w:cs="Times New Roman"/>
          </w:rPr>
          <w:delText>on the sea floor</w:delText>
        </w:r>
        <w:r w:rsidR="00BF5088" w:rsidRPr="00057506" w:rsidDel="00971016">
          <w:rPr>
            <w:rFonts w:ascii="Times New Roman" w:hAnsi="Times New Roman" w:cs="Times New Roman"/>
          </w:rPr>
          <w:delText xml:space="preserve"> </w:delText>
        </w:r>
      </w:del>
      <w:r w:rsidR="00BF5088" w:rsidRPr="00057506">
        <w:rPr>
          <w:rFonts w:ascii="Times New Roman" w:hAnsi="Times New Roman" w:cs="Times New Roman"/>
        </w:rPr>
        <w:t>(</w:t>
      </w:r>
      <w:r w:rsidR="00A353E4">
        <w:rPr>
          <w:rFonts w:ascii="Times New Roman" w:hAnsi="Times New Roman" w:cs="Times New Roman"/>
        </w:rPr>
        <w:t>8</w:t>
      </w:r>
      <w:r w:rsidR="00BF5088" w:rsidRPr="00057506">
        <w:rPr>
          <w:rFonts w:ascii="Times New Roman" w:hAnsi="Times New Roman" w:cs="Times New Roman"/>
        </w:rPr>
        <w:t>).</w:t>
      </w:r>
    </w:p>
    <w:p w14:paraId="78826A0E" w14:textId="3DFD19E5" w:rsidR="005722D4" w:rsidRPr="00057506" w:rsidRDefault="003D6C79" w:rsidP="004A3010">
      <w:pPr>
        <w:jc w:val="both"/>
        <w:rPr>
          <w:rFonts w:ascii="Times New Roman" w:hAnsi="Times New Roman" w:cs="Times New Roman"/>
        </w:rPr>
      </w:pPr>
      <w:r w:rsidRPr="00057506">
        <w:rPr>
          <w:rFonts w:ascii="Times New Roman" w:hAnsi="Times New Roman" w:cs="Times New Roman"/>
        </w:rPr>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w:t>
      </w:r>
      <w:r w:rsidR="00282EF0" w:rsidRPr="00057506">
        <w:rPr>
          <w:rFonts w:ascii="Times New Roman" w:hAnsi="Times New Roman" w:cs="Times New Roman"/>
        </w:rPr>
        <w:lastRenderedPageBreak/>
        <w:t xml:space="preserve">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 xml:space="preserve">3) if population collapse is a common phenomenon, how can this information be used </w:t>
      </w:r>
      <w:del w:id="34" w:author="Andre" w:date="2025-11-23T03:28:00Z" w16du:dateUtc="2025-11-23T11:28:00Z">
        <w:r w:rsidR="00282EF0" w:rsidRPr="00057506" w:rsidDel="00971016">
          <w:rPr>
            <w:rFonts w:ascii="Times New Roman" w:hAnsi="Times New Roman" w:cs="Times New Roman"/>
          </w:rPr>
          <w:delText xml:space="preserve">in </w:delText>
        </w:r>
      </w:del>
      <w:ins w:id="35" w:author="Andre" w:date="2025-11-23T03:28:00Z" w16du:dateUtc="2025-11-23T11:28:00Z">
        <w:r w:rsidR="00971016">
          <w:rPr>
            <w:rFonts w:ascii="Times New Roman" w:hAnsi="Times New Roman" w:cs="Times New Roman"/>
          </w:rPr>
          <w:t>when providing</w:t>
        </w:r>
        <w:r w:rsidR="00971016" w:rsidRPr="00057506">
          <w:rPr>
            <w:rFonts w:ascii="Times New Roman" w:hAnsi="Times New Roman" w:cs="Times New Roman"/>
          </w:rPr>
          <w:t xml:space="preserve"> </w:t>
        </w:r>
      </w:ins>
      <w:r w:rsidR="00282EF0" w:rsidRPr="00057506">
        <w:rPr>
          <w:rFonts w:ascii="Times New Roman" w:hAnsi="Times New Roman" w:cs="Times New Roman"/>
        </w:rPr>
        <w:t>management</w:t>
      </w:r>
      <w:ins w:id="36" w:author="Andre" w:date="2025-11-23T03:28:00Z" w16du:dateUtc="2025-11-23T11:28:00Z">
        <w:r w:rsidR="00971016">
          <w:rPr>
            <w:rFonts w:ascii="Times New Roman" w:hAnsi="Times New Roman" w:cs="Times New Roman"/>
          </w:rPr>
          <w:t xml:space="preserve"> advice</w:t>
        </w:r>
      </w:ins>
      <w:r w:rsidR="00282EF0" w:rsidRPr="00057506">
        <w:rPr>
          <w:rFonts w:ascii="Times New Roman" w:hAnsi="Times New Roman" w:cs="Times New Roman"/>
        </w:rPr>
        <w:t>?</w:t>
      </w:r>
    </w:p>
    <w:p w14:paraId="250A61C1" w14:textId="271FD3E5"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 xml:space="preserve">s in the </w:t>
      </w:r>
      <w:commentRangeStart w:id="37"/>
      <w:r w:rsidRPr="00057506">
        <w:rPr>
          <w:rFonts w:ascii="Times New Roman" w:hAnsi="Times New Roman" w:cs="Times New Roman"/>
        </w:rPr>
        <w:t>eastern Bering Sea</w:t>
      </w:r>
      <w:r w:rsidR="00E42592" w:rsidRPr="00057506">
        <w:rPr>
          <w:rFonts w:ascii="Times New Roman" w:hAnsi="Times New Roman" w:cs="Times New Roman"/>
        </w:rPr>
        <w:t xml:space="preserve"> </w:t>
      </w:r>
      <w:commentRangeEnd w:id="37"/>
      <w:r w:rsidR="00971016">
        <w:rPr>
          <w:rStyle w:val="CommentReference"/>
        </w:rPr>
        <w:commentReference w:id="37"/>
      </w:r>
      <w:r w:rsidR="00E42592" w:rsidRPr="00057506">
        <w:rPr>
          <w:rFonts w:ascii="Times New Roman" w:hAnsi="Times New Roman" w:cs="Times New Roman"/>
        </w:rPr>
        <w:t xml:space="preserve">with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ins w:id="38" w:author="Andre" w:date="2025-11-23T03:29:00Z" w16du:dateUtc="2025-11-23T11:29:00Z">
        <w:r w:rsidR="00971016">
          <w:rPr>
            <w:rFonts w:ascii="Times New Roman" w:hAnsi="Times New Roman" w:cs="Times New Roman"/>
          </w:rPr>
          <w:t xml:space="preserve"> being</w:t>
        </w:r>
      </w:ins>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w:t>
      </w:r>
      <w:del w:id="39" w:author="Andre" w:date="2025-11-23T03:29:00Z" w16du:dateUtc="2025-11-23T11:29:00Z">
        <w:r w:rsidRPr="00057506" w:rsidDel="00971016">
          <w:rPr>
            <w:rFonts w:ascii="Times New Roman" w:hAnsi="Times New Roman" w:cs="Times New Roman"/>
          </w:rPr>
          <w:delText xml:space="preserve">like </w:delText>
        </w:r>
      </w:del>
      <w:ins w:id="40" w:author="Andre" w:date="2025-11-23T03:29:00Z" w16du:dateUtc="2025-11-23T11:29:00Z">
        <w:r w:rsidR="00971016">
          <w:rPr>
            <w:rFonts w:ascii="Times New Roman" w:hAnsi="Times New Roman" w:cs="Times New Roman"/>
          </w:rPr>
          <w:t>such as</w:t>
        </w:r>
        <w:r w:rsidR="00971016" w:rsidRPr="00057506">
          <w:rPr>
            <w:rFonts w:ascii="Times New Roman" w:hAnsi="Times New Roman" w:cs="Times New Roman"/>
          </w:rPr>
          <w:t xml:space="preserve"> </w:t>
        </w:r>
      </w:ins>
      <w:r w:rsidRPr="00057506">
        <w:rPr>
          <w:rFonts w:ascii="Times New Roman" w:hAnsi="Times New Roman" w:cs="Times New Roman"/>
        </w:rPr>
        <w:t xml:space="preserve">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ins w:id="41" w:author="Andre" w:date="2025-11-23T03:30:00Z" w16du:dateUtc="2025-11-23T11:30:00Z">
        <w:r w:rsidR="00971016">
          <w:rPr>
            <w:rFonts w:ascii="Times New Roman" w:hAnsi="Times New Roman" w:cs="Times New Roman"/>
          </w:rPr>
          <w:t>d</w:t>
        </w:r>
      </w:ins>
      <w:del w:id="42" w:author="Andre" w:date="2025-11-23T03:29:00Z" w16du:dateUtc="2025-11-23T11:29:00Z">
        <w:r w:rsidR="009B2B9C" w:rsidRPr="00057506" w:rsidDel="00971016">
          <w:rPr>
            <w:rFonts w:ascii="Times New Roman" w:hAnsi="Times New Roman" w:cs="Times New Roman"/>
          </w:rPr>
          <w:delText>d</w:delText>
        </w:r>
      </w:del>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del w:id="43" w:author="Andre" w:date="2025-11-23T03:29:00Z" w16du:dateUtc="2025-11-23T11:29:00Z">
        <w:r w:rsidR="003C5C5C" w:rsidRPr="00057506" w:rsidDel="00971016">
          <w:rPr>
            <w:rFonts w:ascii="Times New Roman" w:hAnsi="Times New Roman" w:cs="Times New Roman"/>
          </w:rPr>
          <w:delText xml:space="preserve">our </w:delText>
        </w:r>
      </w:del>
      <w:ins w:id="44" w:author="Andre" w:date="2025-11-23T03:29:00Z" w16du:dateUtc="2025-11-23T11:29:00Z">
        <w:r w:rsidR="00971016">
          <w:rPr>
            <w:rFonts w:ascii="Times New Roman" w:hAnsi="Times New Roman" w:cs="Times New Roman"/>
          </w:rPr>
          <w:t>the</w:t>
        </w:r>
        <w:r w:rsidR="00971016" w:rsidRPr="00057506">
          <w:rPr>
            <w:rFonts w:ascii="Times New Roman" w:hAnsi="Times New Roman" w:cs="Times New Roman"/>
          </w:rPr>
          <w:t xml:space="preserve"> </w:t>
        </w:r>
      </w:ins>
      <w:r w:rsidR="003C5C5C" w:rsidRPr="00057506">
        <w:rPr>
          <w:rFonts w:ascii="Times New Roman" w:hAnsi="Times New Roman" w:cs="Times New Roman"/>
        </w:rPr>
        <w:t xml:space="preserve">estimates of </w:t>
      </w:r>
      <w:r w:rsidRPr="00057506">
        <w:rPr>
          <w:rFonts w:ascii="Times New Roman" w:hAnsi="Times New Roman" w:cs="Times New Roman"/>
        </w:rPr>
        <w:t xml:space="preserve">other mortality using population abundance, 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w:t>
      </w:r>
      <w:commentRangeStart w:id="45"/>
      <w:r w:rsidR="004E44F0" w:rsidRPr="00057506">
        <w:rPr>
          <w:rFonts w:ascii="Times New Roman" w:hAnsi="Times New Roman" w:cs="Times New Roman"/>
        </w:rPr>
        <w:t>covariates</w:t>
      </w:r>
      <w:commentRangeEnd w:id="45"/>
      <w:r w:rsidR="00971016">
        <w:rPr>
          <w:rStyle w:val="CommentReference"/>
        </w:rPr>
        <w:commentReference w:id="45"/>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w:t>
      </w:r>
      <w:commentRangeStart w:id="46"/>
      <w:r w:rsidR="009B2B9C" w:rsidRPr="00057506">
        <w:rPr>
          <w:rFonts w:ascii="Times New Roman" w:hAnsi="Times New Roman" w:cs="Times New Roman"/>
        </w:rPr>
        <w:t>40</w:t>
      </w:r>
      <w:commentRangeEnd w:id="46"/>
      <w:r w:rsidR="00971016">
        <w:rPr>
          <w:rStyle w:val="CommentReference"/>
        </w:rPr>
        <w:commentReference w:id="46"/>
      </w:r>
      <w:r w:rsidR="009B2B9C" w:rsidRPr="00057506">
        <w:rPr>
          <w:rFonts w:ascii="Times New Roman" w:hAnsi="Times New Roman" w:cs="Times New Roman"/>
        </w:rPr>
        <w:t xml:space="preserve">%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w:t>
      </w:r>
      <w:ins w:id="47" w:author="Andre" w:date="2025-11-23T03:30:00Z" w16du:dateUtc="2025-11-23T11:30:00Z">
        <w:r w:rsidR="00971016">
          <w:rPr>
            <w:rFonts w:ascii="Times New Roman" w:hAnsi="Times New Roman" w:cs="Times New Roman"/>
          </w:rPr>
          <w:t xml:space="preserve">the analyses on which </w:t>
        </w:r>
      </w:ins>
      <w:r w:rsidR="001C4795" w:rsidRPr="00057506">
        <w:rPr>
          <w:rFonts w:ascii="Times New Roman" w:hAnsi="Times New Roman" w:cs="Times New Roman"/>
        </w:rPr>
        <w:t>management</w:t>
      </w:r>
      <w:ins w:id="48" w:author="Andre" w:date="2025-11-23T03:30:00Z" w16du:dateUtc="2025-11-23T11:30:00Z">
        <w:r w:rsidR="00971016">
          <w:rPr>
            <w:rFonts w:ascii="Times New Roman" w:hAnsi="Times New Roman" w:cs="Times New Roman"/>
          </w:rPr>
          <w:t xml:space="preserve"> advice is based</w:t>
        </w:r>
      </w:ins>
      <w:r w:rsidR="003C5C5C" w:rsidRPr="00057506">
        <w:rPr>
          <w:rFonts w:ascii="Times New Roman" w:hAnsi="Times New Roman" w:cs="Times New Roman"/>
        </w:rPr>
        <w:t xml:space="preserve">. </w:t>
      </w:r>
      <w:del w:id="49" w:author="Andre" w:date="2025-11-23T03:30:00Z" w16du:dateUtc="2025-11-23T11:30:00Z">
        <w:r w:rsidR="003C5C5C" w:rsidRPr="00057506" w:rsidDel="00971016">
          <w:rPr>
            <w:rFonts w:ascii="Times New Roman" w:hAnsi="Times New Roman" w:cs="Times New Roman"/>
          </w:rPr>
          <w:delText>Based on these analyses, w</w:delText>
        </w:r>
      </w:del>
      <w:ins w:id="50" w:author="Andre" w:date="2025-11-23T03:30:00Z" w16du:dateUtc="2025-11-23T11:30:00Z">
        <w:r w:rsidR="00971016">
          <w:rPr>
            <w:rFonts w:ascii="Times New Roman" w:hAnsi="Times New Roman" w:cs="Times New Roman"/>
          </w:rPr>
          <w:t>W</w:t>
        </w:r>
      </w:ins>
      <w:r w:rsidR="003C5C5C" w:rsidRPr="00057506">
        <w:rPr>
          <w:rFonts w:ascii="Times New Roman" w:hAnsi="Times New Roman" w:cs="Times New Roman"/>
        </w:rPr>
        <w:t>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w:t>
      </w:r>
      <w:commentRangeStart w:id="51"/>
      <w:r w:rsidR="001C4795" w:rsidRPr="00057506">
        <w:rPr>
          <w:rFonts w:ascii="Times New Roman" w:hAnsi="Times New Roman" w:cs="Times New Roman"/>
        </w:rPr>
        <w:t>suggestions</w:t>
      </w:r>
      <w:commentRangeEnd w:id="51"/>
      <w:r w:rsidR="00971016">
        <w:rPr>
          <w:rStyle w:val="CommentReference"/>
        </w:rPr>
        <w:commentReference w:id="51"/>
      </w:r>
      <w:r w:rsidR="001C4795" w:rsidRPr="00057506">
        <w:rPr>
          <w:rFonts w:ascii="Times New Roman" w:hAnsi="Times New Roman" w:cs="Times New Roman"/>
        </w:rPr>
        <w:t xml:space="preserve"> for 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701D119A"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xml:space="preserve">, </w:t>
      </w:r>
      <w:ins w:id="52" w:author="Andre" w:date="2025-11-23T03:33:00Z" w16du:dateUtc="2025-11-23T11:33:00Z">
        <w:r w:rsidR="007A18DC">
          <w:rPr>
            <w:rFonts w:ascii="Times New Roman" w:hAnsi="Times New Roman" w:cs="Times New Roman"/>
          </w:rPr>
          <w:t xml:space="preserve">southern </w:t>
        </w:r>
      </w:ins>
      <w:r w:rsidR="005249A7" w:rsidRPr="00057506">
        <w:rPr>
          <w:rFonts w:ascii="Times New Roman" w:hAnsi="Times New Roman" w:cs="Times New Roman"/>
        </w:rPr>
        <w:t>Tanner crab</w:t>
      </w:r>
      <w:ins w:id="53" w:author="Andre" w:date="2025-11-23T03:33:00Z" w16du:dateUtc="2025-11-23T11:33:00Z">
        <w:r w:rsidR="007A18DC">
          <w:rPr>
            <w:rFonts w:ascii="Times New Roman" w:hAnsi="Times New Roman" w:cs="Times New Roman"/>
          </w:rPr>
          <w:t xml:space="preserve"> </w:t>
        </w:r>
        <w:r w:rsidR="007A18DC" w:rsidRPr="007A18DC">
          <w:rPr>
            <w:rFonts w:ascii="Times New Roman" w:hAnsi="Times New Roman" w:cs="Times New Roman"/>
            <w:highlight w:val="yellow"/>
            <w:rPrChange w:id="54" w:author="Andre" w:date="2025-11-23T03:33:00Z" w16du:dateUtc="2025-11-23T11:33:00Z">
              <w:rPr>
                <w:rFonts w:ascii="Times New Roman" w:hAnsi="Times New Roman" w:cs="Times New Roman"/>
              </w:rPr>
            </w:rPrChange>
          </w:rPr>
          <w:t>species name</w:t>
        </w:r>
      </w:ins>
      <w:r w:rsidR="005249A7" w:rsidRPr="00057506">
        <w:rPr>
          <w:rFonts w:ascii="Times New Roman" w:hAnsi="Times New Roman" w:cs="Times New Roman"/>
        </w:rPr>
        <w:t>,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w:t>
      </w:r>
      <w:del w:id="55" w:author="Andre" w:date="2025-11-23T03:33:00Z" w16du:dateUtc="2025-11-23T11:33:00Z">
        <w:r w:rsidR="00ED07B1" w:rsidRPr="00057506" w:rsidDel="007A18DC">
          <w:rPr>
            <w:rFonts w:ascii="Times New Roman" w:hAnsi="Times New Roman" w:cs="Times New Roman"/>
          </w:rPr>
          <w:delText>(</w:delText>
        </w:r>
      </w:del>
      <w:ins w:id="56" w:author="Andre" w:date="2025-11-23T03:33:00Z" w16du:dateUtc="2025-11-23T11:33:00Z">
        <w:r w:rsidR="007A18DC" w:rsidRPr="00F55CEB">
          <w:rPr>
            <w:rFonts w:ascii="Times New Roman" w:hAnsi="Times New Roman" w:cs="Times New Roman"/>
            <w:highlight w:val="yellow"/>
          </w:rPr>
          <w:t>species name</w:t>
        </w:r>
        <w:r w:rsidR="007A18DC" w:rsidRPr="00057506">
          <w:rPr>
            <w:rFonts w:ascii="Times New Roman" w:hAnsi="Times New Roman" w:cs="Times New Roman"/>
          </w:rPr>
          <w:t xml:space="preserve"> </w:t>
        </w:r>
        <w:r w:rsidR="007A18DC">
          <w:rPr>
            <w:rFonts w:ascii="Times New Roman" w:hAnsi="Times New Roman" w:cs="Times New Roman"/>
          </w:rPr>
          <w:t>(</w:t>
        </w:r>
      </w:ins>
      <w:r w:rsidR="00ED07B1" w:rsidRPr="00057506">
        <w:rPr>
          <w:rFonts w:ascii="Times New Roman" w:hAnsi="Times New Roman" w:cs="Times New Roman"/>
        </w:rPr>
        <w:t>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A7E98">
        <w:rPr>
          <w:rFonts w:ascii="Times New Roman" w:hAnsi="Times New Roman" w:cs="Times New Roman"/>
        </w:rPr>
        <w:t>around the Pribilof Islands (f</w:t>
      </w:r>
      <w:r w:rsidR="007E650E" w:rsidRPr="00057506">
        <w:rPr>
          <w:rFonts w:ascii="Times New Roman" w:hAnsi="Times New Roman" w:cs="Times New Roman"/>
        </w:rPr>
        <w:t>igures S</w:t>
      </w:r>
      <w:r w:rsidRPr="00057506">
        <w:rPr>
          <w:rFonts w:ascii="Times New Roman" w:hAnsi="Times New Roman" w:cs="Times New Roman"/>
        </w:rPr>
        <w:t>1</w:t>
      </w:r>
      <w:r w:rsidR="007A7E98">
        <w:rPr>
          <w:rFonts w:ascii="Times New Roman" w:hAnsi="Times New Roman" w:cs="Times New Roman"/>
        </w:rPr>
        <w:t>-</w:t>
      </w:r>
      <w:r w:rsidR="00875048">
        <w:rPr>
          <w:rFonts w:ascii="Times New Roman" w:hAnsi="Times New Roman" w:cs="Times New Roman"/>
        </w:rPr>
        <w:t>4</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were also significantly positively correlated. </w:t>
      </w:r>
      <w:r w:rsidR="00A72E02" w:rsidRPr="00057506">
        <w:rPr>
          <w:rFonts w:ascii="Times New Roman" w:hAnsi="Times New Roman" w:cs="Times New Roman"/>
        </w:rPr>
        <w:t xml:space="preserve">Abundance trajectories were positively correlated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ins w:id="57" w:author="Andre" w:date="2025-11-23T03:34:00Z" w16du:dateUtc="2025-11-23T11:34:00Z">
        <w:r w:rsidR="007A18DC">
          <w:rPr>
            <w:rFonts w:ascii="Times New Roman" w:hAnsi="Times New Roman" w:cs="Times New Roman"/>
          </w:rPr>
          <w:t xml:space="preserve"> (</w:t>
        </w:r>
        <w:r w:rsidR="007A18DC" w:rsidRPr="007A18DC">
          <w:rPr>
            <w:rFonts w:ascii="Times New Roman" w:hAnsi="Times New Roman" w:cs="Times New Roman"/>
            <w:highlight w:val="yellow"/>
            <w:rPrChange w:id="58" w:author="Andre" w:date="2025-11-23T03:34:00Z" w16du:dateUtc="2025-11-23T11:34:00Z">
              <w:rPr>
                <w:rFonts w:ascii="Times New Roman" w:hAnsi="Times New Roman" w:cs="Times New Roman"/>
              </w:rPr>
            </w:rPrChange>
          </w:rPr>
          <w:t>figure xxx</w:t>
        </w:r>
        <w:r w:rsidR="007A18DC">
          <w:rPr>
            <w:rFonts w:ascii="Times New Roman" w:hAnsi="Times New Roman" w:cs="Times New Roman"/>
          </w:rPr>
          <w:t>)</w:t>
        </w:r>
      </w:ins>
      <w:r w:rsidR="00A72E02" w:rsidRPr="00057506">
        <w:rPr>
          <w:rFonts w:ascii="Times New Roman" w:hAnsi="Times New Roman" w:cs="Times New Roman"/>
        </w:rPr>
        <w:t>.</w:t>
      </w:r>
    </w:p>
    <w:p w14:paraId="1A54E6EF" w14:textId="3F9B58C8"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7A7E98">
        <w:rPr>
          <w:rFonts w:ascii="Times New Roman" w:hAnsi="Times New Roman" w:cs="Times New Roman"/>
        </w:rPr>
        <w:t xml:space="preserve"> (f</w:t>
      </w:r>
      <w:r w:rsidR="003C5C5C" w:rsidRPr="00057506">
        <w:rPr>
          <w:rFonts w:ascii="Times New Roman" w:hAnsi="Times New Roman" w:cs="Times New Roman"/>
        </w:rPr>
        <w:t>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007A7E98">
        <w:rPr>
          <w:rFonts w:ascii="Times New Roman" w:hAnsi="Times New Roman" w:cs="Times New Roman"/>
        </w:rPr>
        <w:t xml:space="preserve"> </w:t>
      </w:r>
      <w:ins w:id="59" w:author="Andre" w:date="2025-11-23T03:34:00Z" w16du:dateUtc="2025-11-23T11:34:00Z">
        <w:r w:rsidR="007A18DC">
          <w:rPr>
            <w:rFonts w:ascii="Times New Roman" w:hAnsi="Times New Roman" w:cs="Times New Roman"/>
          </w:rPr>
          <w:t xml:space="preserve">southern </w:t>
        </w:r>
      </w:ins>
      <w:r w:rsidR="007A7E98">
        <w:rPr>
          <w:rFonts w:ascii="Times New Roman" w:hAnsi="Times New Roman" w:cs="Times New Roman"/>
        </w:rPr>
        <w:t>Tanner crab and SMBKC (f</w:t>
      </w:r>
      <w:r w:rsidRPr="00057506">
        <w:rPr>
          <w:rFonts w:ascii="Times New Roman" w:hAnsi="Times New Roman" w:cs="Times New Roman"/>
        </w:rPr>
        <w:t xml:space="preserve">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s except BBRKC, which had U-shaped relationships</w:t>
      </w:r>
      <w:ins w:id="60" w:author="Andre" w:date="2025-11-23T03:35:00Z" w16du:dateUtc="2025-11-23T11:35:00Z">
        <w:r w:rsidR="007A18DC">
          <w:rPr>
            <w:rFonts w:ascii="Times New Roman" w:hAnsi="Times New Roman" w:cs="Times New Roman"/>
          </w:rPr>
          <w:t xml:space="preserve"> (figure x)</w:t>
        </w:r>
      </w:ins>
      <w:r w:rsidRPr="00057506">
        <w:rPr>
          <w:rFonts w:ascii="Times New Roman" w:hAnsi="Times New Roman" w:cs="Times New Roman"/>
        </w:rPr>
        <w:t xml:space="preserve">.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one of the most important variables for predicting variability</w:t>
      </w:r>
      <w:ins w:id="61" w:author="Andre" w:date="2025-11-23T03:35:00Z" w16du:dateUtc="2025-11-23T11:35:00Z">
        <w:r w:rsidR="007A18DC">
          <w:rPr>
            <w:rFonts w:ascii="Times New Roman" w:hAnsi="Times New Roman" w:cs="Times New Roman"/>
          </w:rPr>
          <w:t>,</w:t>
        </w:r>
      </w:ins>
      <w:r w:rsidR="00DF066A">
        <w:rPr>
          <w:rFonts w:ascii="Times New Roman" w:hAnsi="Times New Roman" w:cs="Times New Roman"/>
        </w:rPr>
        <w:t xml:space="preserve">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32928B9D"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w:t>
      </w:r>
      <w:del w:id="62" w:author="Andre" w:date="2025-11-23T03:35:00Z" w16du:dateUtc="2025-11-23T11:35:00Z">
        <w:r w:rsidR="006563B7" w:rsidDel="007A18DC">
          <w:rPr>
            <w:rFonts w:ascii="Times New Roman" w:hAnsi="Times New Roman" w:cs="Times New Roman"/>
          </w:rPr>
          <w:delText xml:space="preserve">in </w:delText>
        </w:r>
      </w:del>
      <w:ins w:id="63" w:author="Andre" w:date="2025-11-23T03:35:00Z" w16du:dateUtc="2025-11-23T11:35:00Z">
        <w:r w:rsidR="007A18DC">
          <w:rPr>
            <w:rFonts w:ascii="Times New Roman" w:hAnsi="Times New Roman" w:cs="Times New Roman"/>
          </w:rPr>
          <w:t>during</w:t>
        </w:r>
        <w:r w:rsidR="007A18DC">
          <w:rPr>
            <w:rFonts w:ascii="Times New Roman" w:hAnsi="Times New Roman" w:cs="Times New Roman"/>
          </w:rPr>
          <w:t xml:space="preserve"> </w:t>
        </w:r>
      </w:ins>
      <w:r w:rsidR="006563B7">
        <w:rPr>
          <w:rFonts w:ascii="Times New Roman" w:hAnsi="Times New Roman" w:cs="Times New Roman"/>
        </w:rPr>
        <w:t>the past ~50 years</w:t>
      </w:r>
      <w:r w:rsidR="002A460F" w:rsidRPr="00057506">
        <w:rPr>
          <w:rFonts w:ascii="Times New Roman" w:hAnsi="Times New Roman" w:cs="Times New Roman"/>
        </w:rPr>
        <w:t xml:space="preserve">, but only </w:t>
      </w:r>
      <w:del w:id="64" w:author="Andre" w:date="2025-11-23T03:35:00Z" w16du:dateUtc="2025-11-23T11:35:00Z">
        <w:r w:rsidR="002A460F" w:rsidRPr="00057506" w:rsidDel="007A18DC">
          <w:rPr>
            <w:rFonts w:ascii="Times New Roman" w:hAnsi="Times New Roman" w:cs="Times New Roman"/>
          </w:rPr>
          <w:delText xml:space="preserve">4 </w:delText>
        </w:r>
      </w:del>
      <w:ins w:id="65" w:author="Andre" w:date="2025-11-23T03:35:00Z" w16du:dateUtc="2025-11-23T11:35:00Z">
        <w:r w:rsidR="007A18DC">
          <w:rPr>
            <w:rFonts w:ascii="Times New Roman" w:hAnsi="Times New Roman" w:cs="Times New Roman"/>
          </w:rPr>
          <w:t>four</w:t>
        </w:r>
        <w:r w:rsidR="007A18DC" w:rsidRPr="00057506">
          <w:rPr>
            <w:rFonts w:ascii="Times New Roman" w:hAnsi="Times New Roman" w:cs="Times New Roman"/>
          </w:rPr>
          <w:t xml:space="preserve"> </w:t>
        </w:r>
      </w:ins>
      <w:r w:rsidR="002A460F" w:rsidRPr="00057506">
        <w:rPr>
          <w:rFonts w:ascii="Times New Roman" w:hAnsi="Times New Roman" w:cs="Times New Roman"/>
        </w:rPr>
        <w:t xml:space="preserve">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xml:space="preserve">, coupled with the relatively small fraction of the population vulnerable to fishing (figure </w:t>
      </w:r>
      <w:r w:rsidR="007A7E98">
        <w:rPr>
          <w:rFonts w:ascii="Times New Roman" w:hAnsi="Times New Roman" w:cs="Times New Roman"/>
        </w:rPr>
        <w:t>4</w:t>
      </w:r>
      <w:r w:rsidR="00DC7F5B" w:rsidRPr="00057506">
        <w:rPr>
          <w:rFonts w:ascii="Times New Roman" w:hAnsi="Times New Roman" w:cs="Times New Roman"/>
        </w:rPr>
        <w:t>),</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w:t>
      </w:r>
      <w:proofErr w:type="gramStart"/>
      <w:r w:rsidR="00957639">
        <w:rPr>
          <w:rFonts w:ascii="Times New Roman" w:hAnsi="Times New Roman" w:cs="Times New Roman"/>
        </w:rPr>
        <w:t>the fishery</w:t>
      </w:r>
      <w:proofErr w:type="gramEnd"/>
      <w:r w:rsidR="002B4B05">
        <w:rPr>
          <w:rFonts w:ascii="Times New Roman" w:hAnsi="Times New Roman" w:cs="Times New Roman"/>
        </w:rPr>
        <w:t xml:space="preserve">, which in turn can have large implications for the economic stability of the </w:t>
      </w:r>
      <w:ins w:id="66" w:author="Andre" w:date="2025-11-23T03:36:00Z" w16du:dateUtc="2025-11-23T11:36:00Z">
        <w:r w:rsidR="007A18DC">
          <w:rPr>
            <w:rFonts w:ascii="Times New Roman" w:hAnsi="Times New Roman" w:cs="Times New Roman"/>
          </w:rPr>
          <w:t xml:space="preserve">target </w:t>
        </w:r>
      </w:ins>
      <w:r w:rsidR="002B4B05">
        <w:rPr>
          <w:rFonts w:ascii="Times New Roman" w:hAnsi="Times New Roman" w:cs="Times New Roman"/>
        </w:rPr>
        <w:t>fisheries</w:t>
      </w:r>
      <w:r w:rsidR="005230A8">
        <w:rPr>
          <w:rFonts w:ascii="Times New Roman" w:hAnsi="Times New Roman" w:cs="Times New Roman"/>
        </w:rPr>
        <w:t xml:space="preserve">, particularly if there are </w:t>
      </w:r>
      <w:proofErr w:type="gramStart"/>
      <w:r w:rsidR="005230A8">
        <w:rPr>
          <w:rFonts w:ascii="Times New Roman" w:hAnsi="Times New Roman" w:cs="Times New Roman"/>
        </w:rPr>
        <w:t>feedbacks</w:t>
      </w:r>
      <w:proofErr w:type="gramEnd"/>
      <w:r w:rsidR="005230A8">
        <w:rPr>
          <w:rFonts w:ascii="Times New Roman" w:hAnsi="Times New Roman" w:cs="Times New Roman"/>
        </w:rPr>
        <w:t xml:space="preserve"> within the population between growth, maturity, and density as in snow crab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70EFCCBD"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must be taken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w:t>
      </w:r>
      <w:r w:rsidR="007A7E98">
        <w:rPr>
          <w:rFonts w:ascii="Times New Roman" w:hAnsi="Times New Roman" w:cs="Times New Roman"/>
        </w:rPr>
        <w:t>4</w:t>
      </w:r>
      <w:r w:rsidR="00DC7F5B" w:rsidRPr="00057506">
        <w:rPr>
          <w:rFonts w:ascii="Times New Roman" w:hAnsi="Times New Roman" w:cs="Times New Roman"/>
        </w:rPr>
        <w:t>). S</w:t>
      </w:r>
      <w:r w:rsidR="00FE3307" w:rsidRPr="00057506">
        <w:rPr>
          <w:rFonts w:ascii="Times New Roman" w:hAnsi="Times New Roman" w:cs="Times New Roman"/>
        </w:rPr>
        <w:t xml:space="preserve">o, even </w:t>
      </w:r>
      <w:proofErr w:type="gramStart"/>
      <w:ins w:id="67" w:author="Andre" w:date="2025-11-23T03:36:00Z" w16du:dateUtc="2025-11-23T11:36:00Z">
        <w:r w:rsidR="007A18DC">
          <w:rPr>
            <w:rFonts w:ascii="Times New Roman" w:hAnsi="Times New Roman" w:cs="Times New Roman"/>
          </w:rPr>
          <w:t>al</w:t>
        </w:r>
      </w:ins>
      <w:r w:rsidR="00FE3307" w:rsidRPr="00057506">
        <w:rPr>
          <w:rFonts w:ascii="Times New Roman" w:hAnsi="Times New Roman" w:cs="Times New Roman"/>
        </w:rPr>
        <w:t>though</w:t>
      </w:r>
      <w:proofErr w:type="gramEnd"/>
      <w:r w:rsidR="00FE3307" w:rsidRPr="00057506">
        <w:rPr>
          <w:rFonts w:ascii="Times New Roman" w:hAnsi="Times New Roman" w:cs="Times New Roman"/>
        </w:rPr>
        <w:t xml:space="preserve">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w:t>
      </w:r>
      <w:r w:rsidR="005B727C" w:rsidRPr="00057506">
        <w:rPr>
          <w:rFonts w:ascii="Times New Roman" w:hAnsi="Times New Roman" w:cs="Times New Roman"/>
        </w:rPr>
        <w:lastRenderedPageBreak/>
        <w:t xml:space="preserve">in abundance </w:t>
      </w:r>
      <w:r w:rsidR="00DC7F5B" w:rsidRPr="00057506">
        <w:rPr>
          <w:rFonts w:ascii="Times New Roman" w:hAnsi="Times New Roman" w:cs="Times New Roman"/>
        </w:rPr>
        <w:t xml:space="preserve">for Bering Sea crab </w:t>
      </w:r>
      <w:r w:rsidR="005B727C" w:rsidRPr="00057506">
        <w:rPr>
          <w:rFonts w:ascii="Times New Roman" w:hAnsi="Times New Roman" w:cs="Times New Roman"/>
        </w:rPr>
        <w:t xml:space="preserve">were related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1B19C666"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del w:id="68" w:author="Andre" w:date="2025-11-23T03:37:00Z" w16du:dateUtc="2025-11-23T11:37:00Z">
        <w:r w:rsidR="001C13DC" w:rsidRPr="00057506" w:rsidDel="007A18DC">
          <w:rPr>
            <w:rFonts w:ascii="Times New Roman" w:hAnsi="Times New Roman" w:cs="Times New Roman"/>
          </w:rPr>
          <w:delText xml:space="preserve">develop </w:delText>
        </w:r>
      </w:del>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were driven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del w:id="69" w:author="Andre" w:date="2025-11-23T03:37:00Z" w16du:dateUtc="2025-11-23T11:37:00Z">
        <w:r w:rsidR="005A7C3D" w:rsidRPr="00057506" w:rsidDel="007A18DC">
          <w:rPr>
            <w:rFonts w:ascii="Times New Roman" w:hAnsi="Times New Roman" w:cs="Times New Roman"/>
          </w:rPr>
          <w:delText xml:space="preserve">In the mid-2010s, </w:delText>
        </w:r>
      </w:del>
      <w:ins w:id="70" w:author="Andre" w:date="2025-11-23T03:37:00Z" w16du:dateUtc="2025-11-23T11:37:00Z">
        <w:r w:rsidR="007A18DC">
          <w:rPr>
            <w:rFonts w:ascii="Times New Roman" w:hAnsi="Times New Roman" w:cs="Times New Roman"/>
          </w:rPr>
          <w:t>T</w:t>
        </w:r>
      </w:ins>
      <w:del w:id="71" w:author="Andre" w:date="2025-11-23T03:37:00Z" w16du:dateUtc="2025-11-23T11:37:00Z">
        <w:r w:rsidR="005A7C3D" w:rsidRPr="00057506" w:rsidDel="007A18DC">
          <w:rPr>
            <w:rFonts w:ascii="Times New Roman" w:hAnsi="Times New Roman" w:cs="Times New Roman"/>
          </w:rPr>
          <w:delText>t</w:delText>
        </w:r>
      </w:del>
      <w:proofErr w:type="gramStart"/>
      <w:r w:rsidR="005A7C3D" w:rsidRPr="00057506">
        <w:rPr>
          <w:rFonts w:ascii="Times New Roman" w:hAnsi="Times New Roman" w:cs="Times New Roman"/>
        </w:rPr>
        <w:t>he</w:t>
      </w:r>
      <w:proofErr w:type="gramEnd"/>
      <w:r w:rsidR="005A7C3D" w:rsidRPr="00057506">
        <w:rPr>
          <w:rFonts w:ascii="Times New Roman" w:hAnsi="Times New Roman" w:cs="Times New Roman"/>
        </w:rPr>
        <w:t xml:space="preserve"> largest recruitment event observed </w:t>
      </w:r>
      <w:ins w:id="72" w:author="Andre" w:date="2025-11-23T03:37:00Z" w16du:dateUtc="2025-11-23T11:37:00Z">
        <w:r w:rsidR="007A18DC">
          <w:rPr>
            <w:rFonts w:ascii="Times New Roman" w:hAnsi="Times New Roman" w:cs="Times New Roman"/>
          </w:rPr>
          <w:t>during</w:t>
        </w:r>
        <w:r w:rsidR="007A18DC" w:rsidRPr="00057506">
          <w:rPr>
            <w:rFonts w:ascii="Times New Roman" w:hAnsi="Times New Roman" w:cs="Times New Roman"/>
          </w:rPr>
          <w:t xml:space="preserve"> the mid-2010s </w:t>
        </w:r>
      </w:ins>
      <w:r w:rsidR="005A7C3D" w:rsidRPr="00057506">
        <w:rPr>
          <w:rFonts w:ascii="Times New Roman" w:hAnsi="Times New Roman" w:cs="Times New Roman"/>
        </w:rPr>
        <w:t xml:space="preserve">in the </w:t>
      </w:r>
      <w:ins w:id="73" w:author="Andre" w:date="2025-11-23T03:37:00Z" w16du:dateUtc="2025-11-23T11:37:00Z">
        <w:r w:rsidR="007A18DC">
          <w:rPr>
            <w:rFonts w:ascii="Times New Roman" w:hAnsi="Times New Roman" w:cs="Times New Roman"/>
          </w:rPr>
          <w:t>snow c</w:t>
        </w:r>
      </w:ins>
      <w:ins w:id="74" w:author="Andre" w:date="2025-11-23T03:38:00Z" w16du:dateUtc="2025-11-23T11:38:00Z">
        <w:r w:rsidR="007A18DC">
          <w:rPr>
            <w:rFonts w:ascii="Times New Roman" w:hAnsi="Times New Roman" w:cs="Times New Roman"/>
          </w:rPr>
          <w:t>r</w:t>
        </w:r>
      </w:ins>
      <w:ins w:id="75" w:author="Andre" w:date="2025-11-23T03:37:00Z" w16du:dateUtc="2025-11-23T11:37:00Z">
        <w:r w:rsidR="007A18DC">
          <w:rPr>
            <w:rFonts w:ascii="Times New Roman" w:hAnsi="Times New Roman" w:cs="Times New Roman"/>
          </w:rPr>
          <w:t xml:space="preserve">ab </w:t>
        </w:r>
      </w:ins>
      <w:r w:rsidR="005A7C3D" w:rsidRPr="00057506">
        <w:rPr>
          <w:rFonts w:ascii="Times New Roman" w:hAnsi="Times New Roman" w:cs="Times New Roman"/>
        </w:rPr>
        <w:t xml:space="preserve">population occurred and the population was projected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w:t>
      </w:r>
      <w:proofErr w:type="gramStart"/>
      <w:r w:rsidR="005A7C3D" w:rsidRPr="00057506">
        <w:rPr>
          <w:rFonts w:ascii="Times New Roman" w:hAnsi="Times New Roman" w:cs="Times New Roman"/>
        </w:rPr>
        <w:t>similar to</w:t>
      </w:r>
      <w:proofErr w:type="gramEnd"/>
      <w:r w:rsidR="005A7C3D" w:rsidRPr="00057506">
        <w:rPr>
          <w:rFonts w:ascii="Times New Roman" w:hAnsi="Times New Roman" w:cs="Times New Roman"/>
        </w:rPr>
        <w:t xml:space="preserve"> those used </w:t>
      </w:r>
      <w:del w:id="76" w:author="Andre" w:date="2025-11-23T03:38:00Z" w16du:dateUtc="2025-11-23T11:38:00Z">
        <w:r w:rsidR="005A7C3D" w:rsidRPr="00057506" w:rsidDel="007A18DC">
          <w:rPr>
            <w:rFonts w:ascii="Times New Roman" w:hAnsi="Times New Roman" w:cs="Times New Roman"/>
          </w:rPr>
          <w:delText xml:space="preserve">within </w:delText>
        </w:r>
      </w:del>
      <w:ins w:id="77" w:author="Andre" w:date="2025-11-23T03:38:00Z" w16du:dateUtc="2025-11-23T11:38:00Z">
        <w:r w:rsidR="007A18DC">
          <w:rPr>
            <w:rFonts w:ascii="Times New Roman" w:hAnsi="Times New Roman" w:cs="Times New Roman"/>
          </w:rPr>
          <w:t>in</w:t>
        </w:r>
        <w:r w:rsidR="007A18DC" w:rsidRPr="00057506">
          <w:rPr>
            <w:rFonts w:ascii="Times New Roman" w:hAnsi="Times New Roman" w:cs="Times New Roman"/>
          </w:rPr>
          <w:t xml:space="preserve"> </w:t>
        </w:r>
      </w:ins>
      <w:r w:rsidR="005A7C3D" w:rsidRPr="00057506">
        <w:rPr>
          <w:rFonts w:ascii="Times New Roman" w:hAnsi="Times New Roman" w:cs="Times New Roman"/>
        </w:rPr>
        <w:t xml:space="preserve">this manuscript was developed for snow </w:t>
      </w:r>
      <w:proofErr w:type="gramStart"/>
      <w:r w:rsidR="005A7C3D" w:rsidRPr="00057506">
        <w:rPr>
          <w:rFonts w:ascii="Times New Roman" w:hAnsi="Times New Roman" w:cs="Times New Roman"/>
        </w:rPr>
        <w:t>crab</w:t>
      </w:r>
      <w:proofErr w:type="gramEnd"/>
      <w:r w:rsidR="005A7C3D" w:rsidRPr="00057506">
        <w:rPr>
          <w:rFonts w:ascii="Times New Roman" w:hAnsi="Times New Roman" w:cs="Times New Roman"/>
        </w:rPr>
        <w:t xml:space="preserve">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were considered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was </w:t>
      </w:r>
      <w:r w:rsidR="00C57690">
        <w:rPr>
          <w:rFonts w:ascii="Times New Roman" w:hAnsi="Times New Roman" w:cs="Times New Roman"/>
        </w:rPr>
        <w:t xml:space="preserve">then </w:t>
      </w:r>
      <w:r w:rsidR="001F4AFE">
        <w:rPr>
          <w:rFonts w:ascii="Times New Roman" w:hAnsi="Times New Roman" w:cs="Times New Roman"/>
        </w:rPr>
        <w:t xml:space="preserve">later </w:t>
      </w:r>
      <w:r w:rsidR="00C57690">
        <w:rPr>
          <w:rFonts w:ascii="Times New Roman" w:hAnsi="Times New Roman" w:cs="Times New Roman"/>
        </w:rPr>
        <w:t>corroborated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44EA6ECB"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 xml:space="preserve">to evaluate drivers of population change as was done for snow </w:t>
      </w:r>
      <w:proofErr w:type="gramStart"/>
      <w:r w:rsidR="006A4D3C">
        <w:rPr>
          <w:rFonts w:ascii="Times New Roman" w:hAnsi="Times New Roman" w:cs="Times New Roman"/>
        </w:rPr>
        <w:t>crab</w:t>
      </w:r>
      <w:proofErr w:type="gramEnd"/>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 xml:space="preserve">e argue that this </w:t>
      </w:r>
      <w:del w:id="78" w:author="Andre" w:date="2025-11-23T03:38:00Z" w16du:dateUtc="2025-11-23T11:38:00Z">
        <w:r w:rsidR="001C13DC" w:rsidRPr="00057506" w:rsidDel="007A18DC">
          <w:rPr>
            <w:rFonts w:ascii="Times New Roman" w:hAnsi="Times New Roman" w:cs="Times New Roman"/>
          </w:rPr>
          <w:delText xml:space="preserve">sort </w:delText>
        </w:r>
      </w:del>
      <w:ins w:id="79" w:author="Andre" w:date="2025-11-23T03:38:00Z" w16du:dateUtc="2025-11-23T11:38:00Z">
        <w:r w:rsidR="007A18DC">
          <w:rPr>
            <w:rFonts w:ascii="Times New Roman" w:hAnsi="Times New Roman" w:cs="Times New Roman"/>
          </w:rPr>
          <w:t>type</w:t>
        </w:r>
        <w:r w:rsidR="007A18DC" w:rsidRPr="00057506">
          <w:rPr>
            <w:rFonts w:ascii="Times New Roman" w:hAnsi="Times New Roman" w:cs="Times New Roman"/>
          </w:rPr>
          <w:t xml:space="preserve"> </w:t>
        </w:r>
      </w:ins>
      <w:r w:rsidR="001C13DC" w:rsidRPr="00057506">
        <w:rPr>
          <w:rFonts w:ascii="Times New Roman" w:hAnsi="Times New Roman" w:cs="Times New Roman"/>
        </w:rPr>
        <w:t xml:space="preserve">of </w:t>
      </w:r>
      <w:proofErr w:type="gramStart"/>
      <w:r w:rsidR="001C13DC" w:rsidRPr="00057506">
        <w:rPr>
          <w:rFonts w:ascii="Times New Roman" w:hAnsi="Times New Roman" w:cs="Times New Roman"/>
        </w:rPr>
        <w:t>history-building</w:t>
      </w:r>
      <w:proofErr w:type="gramEnd"/>
      <w:r w:rsidR="001C13DC" w:rsidRPr="00057506">
        <w:rPr>
          <w:rFonts w:ascii="Times New Roman" w:hAnsi="Times New Roman" w:cs="Times New Roman"/>
        </w:rPr>
        <w:t xml:space="preserve">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currently infrequently considers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w:t>
      </w:r>
      <w:commentRangeStart w:id="80"/>
      <w:r w:rsidR="00FC00B0" w:rsidRPr="00057506">
        <w:rPr>
          <w:rFonts w:ascii="Times New Roman" w:hAnsi="Times New Roman" w:cs="Times New Roman"/>
        </w:rPr>
        <w:t>building</w:t>
      </w:r>
      <w:commentRangeEnd w:id="80"/>
      <w:r w:rsidR="007A18DC">
        <w:rPr>
          <w:rStyle w:val="CommentReference"/>
        </w:rPr>
        <w:commentReference w:id="80"/>
      </w:r>
      <w:r w:rsidR="00FC00B0" w:rsidRPr="00057506">
        <w:rPr>
          <w:rFonts w:ascii="Times New Roman" w:hAnsi="Times New Roman" w:cs="Times New Roman"/>
        </w:rPr>
        <w:t xml:space="preserve"> ‘just-so-</w:t>
      </w:r>
      <w:proofErr w:type="gramStart"/>
      <w:r w:rsidR="00FC00B0" w:rsidRPr="00057506">
        <w:rPr>
          <w:rFonts w:ascii="Times New Roman" w:hAnsi="Times New Roman" w:cs="Times New Roman"/>
        </w:rPr>
        <w:t>stories’</w:t>
      </w:r>
      <w:proofErr w:type="gramEnd"/>
      <w:r w:rsidR="00FC00B0" w:rsidRPr="00057506">
        <w:rPr>
          <w:rFonts w:ascii="Times New Roman" w:hAnsi="Times New Roman" w:cs="Times New Roman"/>
        </w:rPr>
        <w:t xml:space="preserve">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xml:space="preserve">, there are considerable risks in not attempting to understand </w:t>
      </w:r>
      <w:del w:id="81" w:author="Andre" w:date="2025-11-23T03:39:00Z" w16du:dateUtc="2025-11-23T11:39:00Z">
        <w:r w:rsidR="00FC00B0" w:rsidRPr="00057506" w:rsidDel="007A18DC">
          <w:rPr>
            <w:rFonts w:ascii="Times New Roman" w:hAnsi="Times New Roman" w:cs="Times New Roman"/>
          </w:rPr>
          <w:delText xml:space="preserve">the </w:delText>
        </w:r>
      </w:del>
      <w:r w:rsidR="00FC00B0" w:rsidRPr="00057506">
        <w:rPr>
          <w:rFonts w:ascii="Times New Roman" w:hAnsi="Times New Roman" w:cs="Times New Roman"/>
        </w:rPr>
        <w:t>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are driven by fishing when they are </w:t>
      </w:r>
      <w:proofErr w:type="gramStart"/>
      <w:r w:rsidR="00301035" w:rsidRPr="00057506">
        <w:rPr>
          <w:rFonts w:ascii="Times New Roman" w:hAnsi="Times New Roman" w:cs="Times New Roman"/>
        </w:rPr>
        <w:t>actually driven</w:t>
      </w:r>
      <w:proofErr w:type="gramEnd"/>
      <w:r w:rsidR="00301035" w:rsidRPr="00057506">
        <w:rPr>
          <w:rFonts w:ascii="Times New Roman" w:hAnsi="Times New Roman" w:cs="Times New Roman"/>
        </w:rPr>
        <w:t xml:space="preserve">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E448104"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682D84" w:rsidRPr="00057506">
        <w:rPr>
          <w:rFonts w:ascii="Times New Roman" w:hAnsi="Times New Roman" w:cs="Times New Roman"/>
        </w:rPr>
        <w:t>populations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for Bering Sea crab.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r w:rsidR="003C5C5C" w:rsidRPr="00057506">
        <w:rPr>
          <w:rFonts w:ascii="Times New Roman" w:hAnsi="Times New Roman" w:cs="Times New Roman"/>
        </w:rPr>
        <w:t xml:space="preserve">to be </w:t>
      </w:r>
      <w:r w:rsidR="003861AB" w:rsidRPr="00057506">
        <w:rPr>
          <w:rFonts w:ascii="Times New Roman" w:hAnsi="Times New Roman" w:cs="Times New Roman"/>
        </w:rPr>
        <w:t>constant.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 xml:space="preserve">under the possibility of </w:t>
      </w:r>
      <w:commentRangeStart w:id="82"/>
      <w:r w:rsidR="00E76C79" w:rsidRPr="00057506">
        <w:rPr>
          <w:rFonts w:ascii="Times New Roman" w:hAnsi="Times New Roman" w:cs="Times New Roman"/>
        </w:rPr>
        <w:t>episodic</w:t>
      </w:r>
      <w:commentRangeEnd w:id="82"/>
      <w:r w:rsidR="007A18DC">
        <w:rPr>
          <w:rStyle w:val="CommentReference"/>
        </w:rPr>
        <w:commentReference w:id="82"/>
      </w:r>
      <w:r w:rsidR="00E76C79" w:rsidRPr="00057506">
        <w:rPr>
          <w:rFonts w:ascii="Times New Roman" w:hAnsi="Times New Roman" w:cs="Times New Roman"/>
        </w:rPr>
        <w:t xml:space="preserve"> mortality events.</w:t>
      </w:r>
      <w:r w:rsidR="00760974" w:rsidRPr="00057506">
        <w:rPr>
          <w:rFonts w:ascii="Times New Roman" w:hAnsi="Times New Roman" w:cs="Times New Roman"/>
        </w:rPr>
        <w:t xml:space="preserve"> </w:t>
      </w:r>
    </w:p>
    <w:p w14:paraId="7FCD0EBA" w14:textId="294A5BA9" w:rsidR="00D12964" w:rsidRPr="00057506" w:rsidRDefault="001830E6" w:rsidP="004A3010">
      <w:pPr>
        <w:jc w:val="both"/>
        <w:rPr>
          <w:rFonts w:ascii="Times New Roman" w:hAnsi="Times New Roman" w:cs="Times New Roman"/>
        </w:rPr>
      </w:pPr>
      <w:r w:rsidRPr="00057506">
        <w:rPr>
          <w:rFonts w:ascii="Times New Roman" w:hAnsi="Times New Roman" w:cs="Times New Roman"/>
        </w:rPr>
        <w:lastRenderedPageBreak/>
        <w:t>Expected yield and biomass</w:t>
      </w:r>
      <w:r w:rsidR="005858B6" w:rsidRPr="00057506">
        <w:rPr>
          <w:rFonts w:ascii="Times New Roman" w:hAnsi="Times New Roman" w:cs="Times New Roman"/>
        </w:rPr>
        <w:t xml:space="preserve"> were nearly halved when </w:t>
      </w:r>
      <w:del w:id="83" w:author="Andre" w:date="2025-11-23T03:40:00Z" w16du:dateUtc="2025-11-23T11:40:00Z">
        <w:r w:rsidR="005858B6" w:rsidRPr="00057506" w:rsidDel="007A18DC">
          <w:rPr>
            <w:rFonts w:ascii="Times New Roman" w:hAnsi="Times New Roman" w:cs="Times New Roman"/>
          </w:rPr>
          <w:delText xml:space="preserve">allowing </w:delText>
        </w:r>
      </w:del>
      <w:ins w:id="84" w:author="Andre" w:date="2025-11-23T03:40:00Z" w16du:dateUtc="2025-11-23T11:40:00Z">
        <w:r w:rsidR="007A18DC" w:rsidRPr="00057506">
          <w:rPr>
            <w:rFonts w:ascii="Times New Roman" w:hAnsi="Times New Roman" w:cs="Times New Roman"/>
          </w:rPr>
          <w:t>allow</w:t>
        </w:r>
        <w:r w:rsidR="007A18DC">
          <w:rPr>
            <w:rFonts w:ascii="Times New Roman" w:hAnsi="Times New Roman" w:cs="Times New Roman"/>
          </w:rPr>
          <w:t>ance was made</w:t>
        </w:r>
        <w:r w:rsidR="007A18DC" w:rsidRPr="00057506">
          <w:rPr>
            <w:rFonts w:ascii="Times New Roman" w:hAnsi="Times New Roman" w:cs="Times New Roman"/>
          </w:rPr>
          <w:t xml:space="preserve"> </w:t>
        </w:r>
      </w:ins>
      <w:r w:rsidR="005858B6" w:rsidRPr="00057506">
        <w:rPr>
          <w:rFonts w:ascii="Times New Roman" w:hAnsi="Times New Roman" w:cs="Times New Roman"/>
        </w:rPr>
        <w:t xml:space="preserve">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del w:id="85" w:author="Andre" w:date="2025-11-23T03:41:00Z" w16du:dateUtc="2025-11-23T11:41:00Z">
        <w:r w:rsidR="00117C66" w:rsidRPr="00057506" w:rsidDel="007A18DC">
          <w:rPr>
            <w:rFonts w:ascii="Times New Roman" w:hAnsi="Times New Roman" w:cs="Times New Roman"/>
          </w:rPr>
          <w:delText xml:space="preserve">Depending on the timing and magnitude of mortality events and their relationship to the timing of recruitment events, </w:delText>
        </w:r>
      </w:del>
      <w:ins w:id="86" w:author="Andre" w:date="2025-11-23T03:41:00Z" w16du:dateUtc="2025-11-23T11:41:00Z">
        <w:r w:rsidR="007A18DC">
          <w:rPr>
            <w:rFonts w:ascii="Times New Roman" w:hAnsi="Times New Roman" w:cs="Times New Roman"/>
          </w:rPr>
          <w:t>B</w:t>
        </w:r>
      </w:ins>
      <w:del w:id="87" w:author="Andre" w:date="2025-11-23T03:41:00Z" w16du:dateUtc="2025-11-23T11:41:00Z">
        <w:r w:rsidR="00117C66" w:rsidRPr="00057506" w:rsidDel="007A18DC">
          <w:rPr>
            <w:rFonts w:ascii="Times New Roman" w:hAnsi="Times New Roman" w:cs="Times New Roman"/>
          </w:rPr>
          <w:delText>b</w:delText>
        </w:r>
      </w:del>
      <w:r w:rsidR="00117C66" w:rsidRPr="00057506">
        <w:rPr>
          <w:rFonts w:ascii="Times New Roman" w:hAnsi="Times New Roman" w:cs="Times New Roman"/>
        </w:rPr>
        <w:t xml:space="preserve">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ins w:id="88" w:author="Andre" w:date="2025-11-23T03:41:00Z" w16du:dateUtc="2025-11-23T11:41:00Z">
        <w:r w:rsidR="007A18DC" w:rsidRPr="007A18DC">
          <w:rPr>
            <w:rFonts w:ascii="Times New Roman" w:hAnsi="Times New Roman" w:cs="Times New Roman"/>
          </w:rPr>
          <w:t xml:space="preserve"> </w:t>
        </w:r>
        <w:r w:rsidR="007A18DC">
          <w:rPr>
            <w:rFonts w:ascii="Times New Roman" w:hAnsi="Times New Roman" w:cs="Times New Roman"/>
          </w:rPr>
          <w:t>d</w:t>
        </w:r>
        <w:r w:rsidR="007A18DC" w:rsidRPr="00057506">
          <w:rPr>
            <w:rFonts w:ascii="Times New Roman" w:hAnsi="Times New Roman" w:cs="Times New Roman"/>
          </w:rPr>
          <w:t>epending on the timing and magnitude of mortality events and their relationship to the timing of recruitment events</w:t>
        </w:r>
      </w:ins>
      <w:r w:rsidR="00117C66" w:rsidRPr="00057506">
        <w:rPr>
          <w:rFonts w:ascii="Times New Roman" w:hAnsi="Times New Roman" w:cs="Times New Roman"/>
        </w:rPr>
        <w:t>.</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 xml:space="preserve">yield did not </w:t>
      </w:r>
      <w:commentRangeStart w:id="89"/>
      <w:r w:rsidR="003C5C5C" w:rsidRPr="00057506">
        <w:rPr>
          <w:rFonts w:ascii="Times New Roman" w:hAnsi="Times New Roman" w:cs="Times New Roman"/>
        </w:rPr>
        <w:t>change</w:t>
      </w:r>
      <w:commentRangeEnd w:id="89"/>
      <w:r w:rsidR="007A18DC">
        <w:rPr>
          <w:rStyle w:val="CommentReference"/>
        </w:rPr>
        <w:commentReference w:id="89"/>
      </w:r>
      <w:r w:rsidR="003C5C5C" w:rsidRPr="00057506">
        <w:rPr>
          <w:rFonts w:ascii="Times New Roman" w:hAnsi="Times New Roman" w:cs="Times New Roman"/>
        </w:rPr>
        <w:t>.</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w:t>
      </w:r>
      <w:commentRangeStart w:id="90"/>
      <w:r w:rsidR="003F0452" w:rsidRPr="00057506">
        <w:rPr>
          <w:rFonts w:ascii="Times New Roman" w:hAnsi="Times New Roman" w:cs="Times New Roman"/>
        </w:rPr>
        <w:t>harvest control rul</w:t>
      </w:r>
      <w:commentRangeEnd w:id="90"/>
      <w:r w:rsidR="007A18DC">
        <w:rPr>
          <w:rStyle w:val="CommentReference"/>
        </w:rPr>
        <w:commentReference w:id="90"/>
      </w:r>
      <w:r w:rsidR="003F0452" w:rsidRPr="00057506">
        <w:rPr>
          <w:rFonts w:ascii="Times New Roman" w:hAnsi="Times New Roman" w:cs="Times New Roman"/>
        </w:rPr>
        <w:t>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proofErr w:type="gramStart"/>
      <w:r w:rsidR="00667B2F" w:rsidRPr="00057506">
        <w:rPr>
          <w:rFonts w:ascii="Times New Roman" w:hAnsi="Times New Roman" w:cs="Times New Roman"/>
        </w:rPr>
        <w:t>lowering</w:t>
      </w:r>
      <w:proofErr w:type="gramEnd"/>
      <w:r w:rsidR="00667B2F" w:rsidRPr="00057506">
        <w:rPr>
          <w:rFonts w:ascii="Times New Roman" w:hAnsi="Times New Roman" w:cs="Times New Roman"/>
        </w:rPr>
        <w:t xml:space="preserve">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‘stress’) </w:t>
      </w:r>
      <w:proofErr w:type="gramStart"/>
      <w:r w:rsidR="003F0452" w:rsidRPr="00057506">
        <w:rPr>
          <w:rFonts w:ascii="Times New Roman" w:hAnsi="Times New Roman" w:cs="Times New Roman"/>
        </w:rPr>
        <w:t>happens</w:t>
      </w:r>
      <w:proofErr w:type="gramEnd"/>
      <w:r w:rsidR="003F0452" w:rsidRPr="00057506">
        <w:rPr>
          <w:rFonts w:ascii="Times New Roman" w:hAnsi="Times New Roman" w:cs="Times New Roman"/>
        </w:rPr>
        <w:t xml:space="preserve"> for other population processes as well. For exa</w:t>
      </w:r>
      <w:r w:rsidR="00667B2F" w:rsidRPr="00057506">
        <w:rPr>
          <w:rFonts w:ascii="Times New Roman" w:hAnsi="Times New Roman" w:cs="Times New Roman"/>
        </w:rPr>
        <w:t xml:space="preserve">mple, incorporating climate change effects into recruitment for snow </w:t>
      </w:r>
      <w:proofErr w:type="gramStart"/>
      <w:r w:rsidR="00667B2F" w:rsidRPr="00057506">
        <w:rPr>
          <w:rFonts w:ascii="Times New Roman" w:hAnsi="Times New Roman" w:cs="Times New Roman"/>
        </w:rPr>
        <w:t>crab</w:t>
      </w:r>
      <w:proofErr w:type="gramEnd"/>
      <w:r w:rsidR="00667B2F" w:rsidRPr="00057506">
        <w:rPr>
          <w:rFonts w:ascii="Times New Roman" w:hAnsi="Times New Roman" w:cs="Times New Roman"/>
        </w:rPr>
        <w:t xml:space="preserve">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 xml:space="preserve">lowering biomass targets as ice recedes, allowing higher exploitation rates </w:t>
      </w:r>
      <w:del w:id="91" w:author="Andre" w:date="2025-11-23T03:42:00Z" w16du:dateUtc="2025-11-23T11:42:00Z">
        <w:r w:rsidR="000450CF" w:rsidRPr="00057506" w:rsidDel="00AB7FEB">
          <w:rPr>
            <w:rFonts w:ascii="Times New Roman" w:hAnsi="Times New Roman" w:cs="Times New Roman"/>
          </w:rPr>
          <w:delText xml:space="preserve">to occur </w:delText>
        </w:r>
      </w:del>
      <w:r w:rsidR="000450CF" w:rsidRPr="00057506">
        <w:rPr>
          <w:rFonts w:ascii="Times New Roman" w:hAnsi="Times New Roman" w:cs="Times New Roman"/>
        </w:rPr>
        <w:t>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4AA54E00"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w:t>
      </w:r>
      <w:del w:id="92" w:author="Andre" w:date="2025-11-23T03:42:00Z" w16du:dateUtc="2025-11-23T11:42:00Z">
        <w:r w:rsidRPr="00057506" w:rsidDel="00863708">
          <w:rPr>
            <w:rFonts w:ascii="Times New Roman" w:hAnsi="Times New Roman" w:cs="Times New Roman"/>
          </w:rPr>
          <w:delText xml:space="preserve">Firmly </w:delText>
        </w:r>
      </w:del>
      <w:ins w:id="93" w:author="Andre" w:date="2025-11-23T03:42:00Z" w16du:dateUtc="2025-11-23T11:42:00Z">
        <w:r w:rsidR="00863708">
          <w:rPr>
            <w:rFonts w:ascii="Times New Roman" w:hAnsi="Times New Roman" w:cs="Times New Roman"/>
          </w:rPr>
          <w:t>Clear</w:t>
        </w:r>
        <w:r w:rsidR="00863708" w:rsidRPr="00057506">
          <w:rPr>
            <w:rFonts w:ascii="Times New Roman" w:hAnsi="Times New Roman" w:cs="Times New Roman"/>
          </w:rPr>
          <w:t xml:space="preserve"> </w:t>
        </w:r>
      </w:ins>
      <w:r w:rsidRPr="00057506">
        <w:rPr>
          <w:rFonts w:ascii="Times New Roman" w:hAnsi="Times New Roman" w:cs="Times New Roman"/>
        </w:rPr>
        <w:t xml:space="preserve">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w:t>
      </w:r>
      <w:proofErr w:type="gramStart"/>
      <w:r w:rsidRPr="00057506">
        <w:rPr>
          <w:rFonts w:ascii="Times New Roman" w:hAnsi="Times New Roman" w:cs="Times New Roman"/>
        </w:rPr>
        <w:t>in spite of</w:t>
      </w:r>
      <w:proofErr w:type="gramEnd"/>
      <w:r w:rsidRPr="00057506">
        <w:rPr>
          <w:rFonts w:ascii="Times New Roman" w:hAnsi="Times New Roman" w:cs="Times New Roman"/>
        </w:rPr>
        <w:t xml:space="preserve"> what appear to be relatively conservative harvests. </w:t>
      </w:r>
      <w:commentRangeStart w:id="94"/>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‘ought’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communities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commentRangeEnd w:id="94"/>
      <w:r w:rsidR="00863708">
        <w:rPr>
          <w:rStyle w:val="CommentReference"/>
        </w:rPr>
        <w:commentReference w:id="94"/>
      </w:r>
      <w:r w:rsidR="00237EFB" w:rsidRPr="00057506">
        <w:rPr>
          <w:rFonts w:ascii="Times New Roman" w:hAnsi="Times New Roman" w:cs="Times New Roman"/>
        </w:rPr>
        <w:t>.</w:t>
      </w:r>
    </w:p>
    <w:p w14:paraId="25F4FD49" w14:textId="230F4F2B"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w:t>
      </w:r>
      <w:del w:id="95" w:author="Andre" w:date="2025-11-23T03:43:00Z" w16du:dateUtc="2025-11-23T11:43:00Z">
        <w:r w:rsidR="00BA4862" w:rsidRPr="00057506" w:rsidDel="00863708">
          <w:rPr>
            <w:rFonts w:ascii="Times New Roman" w:hAnsi="Times New Roman" w:cs="Times New Roman"/>
          </w:rPr>
          <w:delText>can</w:delText>
        </w:r>
      </w:del>
      <w:r w:rsidR="00BA4862" w:rsidRPr="00057506">
        <w:rPr>
          <w:rFonts w:ascii="Times New Roman" w:hAnsi="Times New Roman" w:cs="Times New Roman"/>
        </w:rPr>
        <w:t xml:space="preserve">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w:t>
      </w:r>
      <w:ins w:id="96" w:author="Andre" w:date="2025-11-23T03:43:00Z" w16du:dateUtc="2025-11-23T11:43:00Z">
        <w:r w:rsidR="00863708">
          <w:rPr>
            <w:rFonts w:ascii="Times New Roman" w:hAnsi="Times New Roman" w:cs="Times New Roman"/>
          </w:rPr>
          <w:t xml:space="preserve">the </w:t>
        </w:r>
      </w:ins>
      <w:r w:rsidR="00BA4862" w:rsidRPr="00057506">
        <w:rPr>
          <w:rFonts w:ascii="Times New Roman" w:hAnsi="Times New Roman" w:cs="Times New Roman"/>
        </w:rPr>
        <w:t xml:space="preserve">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1AF9A670"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are built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the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targets from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w:t>
      </w:r>
      <w:commentRangeStart w:id="97"/>
      <w:r w:rsidR="00D710BA" w:rsidRPr="00057506">
        <w:rPr>
          <w:rFonts w:ascii="Times New Roman" w:hAnsi="Times New Roman" w:cs="Times New Roman"/>
        </w:rPr>
        <w:t xml:space="preserve">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commentRangeEnd w:id="97"/>
      <w:r w:rsidR="00863708">
        <w:rPr>
          <w:rStyle w:val="CommentReference"/>
        </w:rPr>
        <w:commentReference w:id="97"/>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Engraulis</w:t>
      </w:r>
      <w:proofErr w:type="spellEnd"/>
      <w:r w:rsidR="001106F9" w:rsidRPr="00057506">
        <w:rPr>
          <w:rFonts w:ascii="Times New Roman" w:hAnsi="Times New Roman" w:cs="Times New Roman"/>
          <w:i/>
        </w:rPr>
        <w:t xml:space="preserve"> mordax</w:t>
      </w:r>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Sardinops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sagax</w:t>
      </w:r>
      <w:proofErr w:type="spellEnd"/>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proofErr w:type="spellStart"/>
      <w:r w:rsidR="001106F9" w:rsidRPr="00057506">
        <w:rPr>
          <w:rFonts w:ascii="Times New Roman" w:hAnsi="Times New Roman" w:cs="Times New Roman"/>
          <w:i/>
        </w:rPr>
        <w:t>Metacarcinus</w:t>
      </w:r>
      <w:proofErr w:type="spellEnd"/>
      <w:r w:rsidR="001106F9" w:rsidRPr="00057506">
        <w:rPr>
          <w:rFonts w:ascii="Times New Roman" w:hAnsi="Times New Roman" w:cs="Times New Roman"/>
          <w:i/>
        </w:rPr>
        <w:t xml:space="preserve">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5AC2DC79" w:rsidR="00597606" w:rsidRPr="00057506" w:rsidRDefault="00E022A2" w:rsidP="005B0791">
      <w:pPr>
        <w:jc w:val="both"/>
        <w:rPr>
          <w:rFonts w:ascii="Times New Roman" w:hAnsi="Times New Roman" w:cs="Times New Roman"/>
        </w:rPr>
      </w:pPr>
      <w:r w:rsidRPr="00057506">
        <w:rPr>
          <w:rFonts w:ascii="Times New Roman" w:hAnsi="Times New Roman" w:cs="Times New Roman"/>
        </w:rPr>
        <w:lastRenderedPageBreak/>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ins w:id="98" w:author="Andre" w:date="2025-11-23T03:45:00Z" w16du:dateUtc="2025-11-23T11:45:00Z">
        <w:r w:rsidR="00863708">
          <w:rPr>
            <w:rFonts w:ascii="Times New Roman" w:hAnsi="Times New Roman" w:cs="Times New Roman"/>
          </w:rPr>
          <w:t xml:space="preserve">can </w:t>
        </w:r>
      </w:ins>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del w:id="99" w:author="Andre" w:date="2025-11-23T03:45:00Z" w16du:dateUtc="2025-11-23T11:45:00Z">
        <w:r w:rsidRPr="00057506" w:rsidDel="00863708">
          <w:rPr>
            <w:rFonts w:ascii="Times New Roman" w:hAnsi="Times New Roman" w:cs="Times New Roman"/>
          </w:rPr>
          <w:delText>can be</w:delText>
        </w:r>
      </w:del>
      <w:ins w:id="100" w:author="Andre" w:date="2025-11-23T03:45:00Z" w16du:dateUtc="2025-11-23T11:45:00Z">
        <w:r w:rsidR="00863708">
          <w:rPr>
            <w:rFonts w:ascii="Times New Roman" w:hAnsi="Times New Roman" w:cs="Times New Roman"/>
          </w:rPr>
          <w:t>are</w:t>
        </w:r>
      </w:ins>
      <w:r w:rsidRPr="00057506">
        <w:rPr>
          <w:rFonts w:ascii="Times New Roman" w:hAnsi="Times New Roman" w:cs="Times New Roman"/>
        </w:rPr>
        <w:t xml:space="preserv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394FADCE"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time-varying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 in other processes alias for change in mortality</w:t>
      </w:r>
      <w:r w:rsidR="00357606" w:rsidRPr="00057506">
        <w:rPr>
          <w:rFonts w:ascii="Times New Roman" w:hAnsi="Times New Roman" w:cs="Times New Roman"/>
        </w:rPr>
        <w:t xml:space="preserve">—a change in growth or catchability can </w:t>
      </w:r>
      <w:commentRangeStart w:id="101"/>
      <w:r w:rsidR="00357606" w:rsidRPr="00057506">
        <w:rPr>
          <w:rFonts w:ascii="Times New Roman" w:hAnsi="Times New Roman" w:cs="Times New Roman"/>
        </w:rPr>
        <w:t>look</w:t>
      </w:r>
      <w:commentRangeEnd w:id="101"/>
      <w:r w:rsidR="00863708">
        <w:rPr>
          <w:rStyle w:val="CommentReference"/>
        </w:rPr>
        <w:commentReference w:id="101"/>
      </w:r>
      <w:r w:rsidR="00357606" w:rsidRPr="00057506">
        <w:rPr>
          <w:rFonts w:ascii="Times New Roman" w:hAnsi="Times New Roman" w:cs="Times New Roman"/>
        </w:rPr>
        <w:t xml:space="preserve"> </w:t>
      </w:r>
      <w:proofErr w:type="gramStart"/>
      <w:r w:rsidR="00357606" w:rsidRPr="00057506">
        <w:rPr>
          <w:rFonts w:ascii="Times New Roman" w:hAnsi="Times New Roman" w:cs="Times New Roman"/>
        </w:rPr>
        <w:t>similar to</w:t>
      </w:r>
      <w:proofErr w:type="gramEnd"/>
      <w:r w:rsidR="00357606" w:rsidRPr="00057506">
        <w:rPr>
          <w:rFonts w:ascii="Times New Roman" w:hAnsi="Times New Roman" w:cs="Times New Roman"/>
        </w:rPr>
        <w:t xml:space="preserve">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In addition to </w:t>
      </w:r>
      <w:proofErr w:type="gramStart"/>
      <w:r w:rsidR="00357606" w:rsidRPr="00057506">
        <w:rPr>
          <w:rFonts w:ascii="Times New Roman" w:hAnsi="Times New Roman" w:cs="Times New Roman"/>
        </w:rPr>
        <w:t>difficulties reliably</w:t>
      </w:r>
      <w:proofErr w:type="gramEnd"/>
      <w:r w:rsidR="00357606" w:rsidRPr="00057506">
        <w:rPr>
          <w:rFonts w:ascii="Times New Roman" w:hAnsi="Times New Roman" w:cs="Times New Roman"/>
        </w:rPr>
        <w:t xml:space="preserve">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used to calculate reference points can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informed by a prior that considers the longevity of the modeled species (</w:t>
      </w:r>
      <w:commentRangeStart w:id="102"/>
      <w:r w:rsidR="00654790">
        <w:rPr>
          <w:rFonts w:ascii="Times New Roman" w:hAnsi="Times New Roman" w:cs="Times New Roman"/>
        </w:rPr>
        <w:t>35</w:t>
      </w:r>
      <w:commentRangeEnd w:id="102"/>
      <w:r w:rsidR="00863708">
        <w:rPr>
          <w:rStyle w:val="CommentReference"/>
        </w:rPr>
        <w:commentReference w:id="102"/>
      </w:r>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70FDCCA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The ability of a model to estimate mortality depends on how well other confounded population processes are known.</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w:t>
      </w:r>
      <w:ins w:id="103" w:author="Andre" w:date="2025-11-23T03:46:00Z" w16du:dateUtc="2025-11-23T11:46:00Z">
        <w:r w:rsidR="00863708">
          <w:rPr>
            <w:rFonts w:ascii="Times New Roman" w:hAnsi="Times New Roman" w:cs="Times New Roman"/>
          </w:rPr>
          <w:t xml:space="preserve">high </w:t>
        </w:r>
      </w:ins>
      <w:r w:rsidR="00597606">
        <w:rPr>
          <w:rFonts w:ascii="Times New Roman" w:hAnsi="Times New Roman" w:cs="Times New Roman"/>
        </w:rPr>
        <w:t>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904ECE0"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can be identified,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w:t>
      </w:r>
      <w:proofErr w:type="gramStart"/>
      <w:r w:rsidR="00357606" w:rsidRPr="00057506">
        <w:rPr>
          <w:rFonts w:ascii="Times New Roman" w:hAnsi="Times New Roman" w:cs="Times New Roman"/>
        </w:rPr>
        <w:t>the flexibility</w:t>
      </w:r>
      <w:proofErr w:type="gramEnd"/>
      <w:r w:rsidR="00357606" w:rsidRPr="00057506">
        <w:rPr>
          <w:rFonts w:ascii="Times New Roman" w:hAnsi="Times New Roman" w:cs="Times New Roman"/>
        </w:rPr>
        <w:t xml:space="preserve">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sudden collapses,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lastRenderedPageBreak/>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w:t>
      </w:r>
      <w:proofErr w:type="spellStart"/>
      <w:r w:rsidRPr="00057506">
        <w:rPr>
          <w:rFonts w:ascii="Times New Roman" w:hAnsi="Times New Roman" w:cs="Times New Roman"/>
        </w:rPr>
        <w:t>szuwalski</w:t>
      </w:r>
      <w:proofErr w:type="spellEnd"/>
      <w:r w:rsidRPr="00057506">
        <w:rPr>
          <w:rFonts w:ascii="Times New Roman" w:hAnsi="Times New Roman" w:cs="Times New Roman"/>
        </w:rPr>
        <w:t>/</w:t>
      </w:r>
      <w:proofErr w:type="spellStart"/>
      <w:r w:rsidRPr="00057506">
        <w:rPr>
          <w:rFonts w:ascii="Times New Roman" w:hAnsi="Times New Roman" w:cs="Times New Roman"/>
        </w:rPr>
        <w:t>ebs_crab</w:t>
      </w:r>
      <w:proofErr w:type="spellEnd"/>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Hilborn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Zacher,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 xml:space="preserve">Richar,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Fedewa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Copeman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Mclatchie</w:t>
      </w:r>
      <w:proofErr w:type="spellEnd"/>
      <w:r w:rsidRPr="006177E3">
        <w:rPr>
          <w:rFonts w:ascii="Times New Roman" w:hAnsi="Times New Roman" w:cs="Times New Roman"/>
        </w:rPr>
        <w:t xml:space="preserv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Richarson,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proofErr w:type="spellStart"/>
      <w:r w:rsidRPr="006177E3">
        <w:rPr>
          <w:rFonts w:ascii="Times New Roman" w:hAnsi="Times New Roman" w:cs="Times New Roman"/>
          <w:i/>
          <w:iCs/>
          <w:color w:val="000000"/>
          <w:shd w:val="clear" w:color="auto" w:fill="FAFCFE"/>
        </w:rPr>
        <w:t>Engraulis</w:t>
      </w:r>
      <w:proofErr w:type="spellEnd"/>
      <w:r w:rsidRPr="006177E3">
        <w:rPr>
          <w:rFonts w:ascii="Times New Roman" w:hAnsi="Times New Roman" w:cs="Times New Roman"/>
          <w:i/>
          <w:iCs/>
          <w:color w:val="000000"/>
          <w:shd w:val="clear" w:color="auto" w:fill="FAFCFE"/>
        </w:rPr>
        <w:t xml:space="preserve"> mordax</w:t>
      </w:r>
      <w:r w:rsidRPr="006177E3">
        <w:rPr>
          <w:rFonts w:ascii="Times New Roman" w:hAnsi="Times New Roman" w:cs="Times New Roman"/>
          <w:color w:val="000000"/>
          <w:shd w:val="clear" w:color="auto" w:fill="FAFCFE"/>
        </w:rPr>
        <w:t xml:space="preserve"> Girard. </w:t>
      </w:r>
      <w:proofErr w:type="spellStart"/>
      <w:r w:rsidRPr="006177E3">
        <w:rPr>
          <w:rFonts w:ascii="Times New Roman" w:hAnsi="Times New Roman" w:cs="Times New Roman"/>
          <w:color w:val="000000"/>
          <w:shd w:val="clear" w:color="auto" w:fill="FAFCFE"/>
        </w:rPr>
        <w:t>CalCOFI</w:t>
      </w:r>
      <w:proofErr w:type="spellEnd"/>
      <w:r w:rsidRPr="006177E3">
        <w:rPr>
          <w:rFonts w:ascii="Times New Roman" w:hAnsi="Times New Roman" w:cs="Times New Roman"/>
          <w:color w:val="000000"/>
          <w:shd w:val="clear" w:color="auto" w:fill="FAFCFE"/>
        </w:rPr>
        <w:t xml:space="preserve">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MJ 2024. Borealization.</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rsidP="008832B5">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4B835B2"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69966F2A">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w:t>
      </w:r>
      <w:commentRangeStart w:id="104"/>
      <w:r w:rsidR="001E4516" w:rsidRPr="00057506">
        <w:rPr>
          <w:rFonts w:ascii="Times New Roman" w:hAnsi="Times New Roman" w:cs="Times New Roman"/>
        </w:rPr>
        <w:t>Colors</w:t>
      </w:r>
      <w:commentRangeEnd w:id="104"/>
      <w:r w:rsidR="00863708">
        <w:rPr>
          <w:rStyle w:val="CommentReference"/>
        </w:rPr>
        <w:commentReference w:id="104"/>
      </w:r>
      <w:r w:rsidR="001E4516" w:rsidRPr="00057506">
        <w:rPr>
          <w:rFonts w:ascii="Times New Roman" w:hAnsi="Times New Roman" w:cs="Times New Roman"/>
        </w:rPr>
        <w:t xml:space="preserve">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78A0654E">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744618DA"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w:t>
      </w:r>
      <w:ins w:id="105" w:author="Andre" w:date="2025-11-23T03:48:00Z" w16du:dateUtc="2025-11-23T11:48:00Z">
        <w:r w:rsidR="00863708">
          <w:rPr>
            <w:rFonts w:ascii="Times New Roman" w:hAnsi="Times New Roman" w:cs="Times New Roman"/>
          </w:rPr>
          <w:t>,</w:t>
        </w:r>
      </w:ins>
      <w:r w:rsidR="001E4516" w:rsidRPr="00057506">
        <w:rPr>
          <w:rFonts w:ascii="Times New Roman" w:hAnsi="Times New Roman" w:cs="Times New Roman"/>
        </w:rPr>
        <w:t xml:space="preserve"> with periods during which the abundance declined by at least 40% (vertical </w:t>
      </w:r>
      <w:commentRangeStart w:id="106"/>
      <w:r w:rsidR="001E4516" w:rsidRPr="00057506">
        <w:rPr>
          <w:rFonts w:ascii="Times New Roman" w:hAnsi="Times New Roman" w:cs="Times New Roman"/>
        </w:rPr>
        <w:t>rectangles</w:t>
      </w:r>
      <w:commentRangeEnd w:id="106"/>
      <w:r w:rsidR="00863708">
        <w:rPr>
          <w:rStyle w:val="CommentReference"/>
        </w:rPr>
        <w:commentReference w:id="106"/>
      </w:r>
      <w:r w:rsidR="001E4516" w:rsidRPr="00057506">
        <w:rPr>
          <w:rFonts w:ascii="Times New Roman" w:hAnsi="Times New Roman" w:cs="Times New Roman"/>
        </w:rPr>
        <w:t xml:space="preserve">).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03E7AAF7">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75116543"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w:t>
      </w:r>
      <w:commentRangeStart w:id="107"/>
      <w:r w:rsidR="009D1D5F">
        <w:rPr>
          <w:rFonts w:ascii="Times New Roman" w:hAnsi="Times New Roman" w:cs="Times New Roman"/>
        </w:rPr>
        <w:t>Proportion</w:t>
      </w:r>
      <w:commentRangeEnd w:id="107"/>
      <w:r w:rsidR="00863708">
        <w:rPr>
          <w:rStyle w:val="CommentReference"/>
        </w:rPr>
        <w:commentReference w:id="107"/>
      </w:r>
      <w:r w:rsidR="009D1D5F">
        <w:rPr>
          <w:rFonts w:ascii="Times New Roman" w:hAnsi="Times New Roman" w:cs="Times New Roman"/>
        </w:rPr>
        <w:t xml:space="preserve"> of </w:t>
      </w:r>
      <w:ins w:id="108" w:author="Andre" w:date="2025-11-23T03:49:00Z" w16du:dateUtc="2025-11-23T11:49:00Z">
        <w:r w:rsidR="00863708">
          <w:rPr>
            <w:rFonts w:ascii="Times New Roman" w:hAnsi="Times New Roman" w:cs="Times New Roman"/>
          </w:rPr>
          <w:t xml:space="preserve">each </w:t>
        </w:r>
      </w:ins>
      <w:r w:rsidR="009D1D5F">
        <w:rPr>
          <w:rFonts w:ascii="Times New Roman" w:hAnsi="Times New Roman" w:cs="Times New Roman"/>
        </w:rPr>
        <w:t xml:space="preserve">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w:t>
      </w:r>
      <w:proofErr w:type="gramStart"/>
      <w:r w:rsidRPr="00057506">
        <w:rPr>
          <w:rFonts w:ascii="Times New Roman" w:hAnsi="Times New Roman" w:cs="Times New Roman"/>
        </w:rPr>
        <w:t>mature</w:t>
      </w:r>
      <w:proofErr w:type="gramEnd"/>
      <w:r w:rsidRPr="00057506">
        <w:rPr>
          <w:rFonts w:ascii="Times New Roman" w:hAnsi="Times New Roman" w:cs="Times New Roman"/>
        </w:rPr>
        <w:t xml:space="preserv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are considered via stochastic simulations (box plots). </w:t>
      </w:r>
    </w:p>
    <w:sectPr w:rsidR="00F66290" w:rsidRPr="000575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Andre" w:date="2025-11-23T03:29:00Z" w:initials="A">
    <w:p w14:paraId="4D9DA26F" w14:textId="77777777" w:rsidR="00971016" w:rsidRDefault="00971016" w:rsidP="00971016">
      <w:pPr>
        <w:pStyle w:val="CommentText"/>
      </w:pPr>
      <w:r>
        <w:rPr>
          <w:rStyle w:val="CommentReference"/>
        </w:rPr>
        <w:annotationRef/>
      </w:r>
      <w:r>
        <w:t>Use “eastern” throughout</w:t>
      </w:r>
    </w:p>
  </w:comment>
  <w:comment w:id="45" w:author="Andre" w:date="2025-11-23T03:30:00Z" w:initials="A">
    <w:p w14:paraId="4041E4EA" w14:textId="77777777" w:rsidR="00971016" w:rsidRDefault="00971016" w:rsidP="00971016">
      <w:pPr>
        <w:pStyle w:val="CommentText"/>
      </w:pPr>
      <w:r>
        <w:rPr>
          <w:rStyle w:val="CommentReference"/>
        </w:rPr>
        <w:annotationRef/>
      </w:r>
      <w:r>
        <w:t>Where do you justfy these choices?</w:t>
      </w:r>
    </w:p>
  </w:comment>
  <w:comment w:id="46" w:author="Andre" w:date="2025-11-23T03:30:00Z" w:initials="A">
    <w:p w14:paraId="1EE6759A" w14:textId="77777777" w:rsidR="00971016" w:rsidRDefault="00971016" w:rsidP="00971016">
      <w:pPr>
        <w:pStyle w:val="CommentText"/>
      </w:pPr>
      <w:r>
        <w:rPr>
          <w:rStyle w:val="CommentReference"/>
        </w:rPr>
        <w:annotationRef/>
      </w:r>
      <w:r>
        <w:t>Why 40% not 30% or 50%</w:t>
      </w:r>
    </w:p>
  </w:comment>
  <w:comment w:id="51" w:author="Andre" w:date="2025-11-23T03:31:00Z" w:initials="A">
    <w:p w14:paraId="7879FB9C" w14:textId="77777777" w:rsidR="00971016" w:rsidRDefault="00971016" w:rsidP="00971016">
      <w:pPr>
        <w:pStyle w:val="CommentText"/>
      </w:pPr>
      <w:r>
        <w:rPr>
          <w:rStyle w:val="CommentReference"/>
        </w:rPr>
        <w:annotationRef/>
      </w:r>
      <w:r>
        <w:t>Want to explain the context of these</w:t>
      </w:r>
    </w:p>
  </w:comment>
  <w:comment w:id="80" w:author="Andre" w:date="2025-11-23T03:39:00Z" w:initials="A">
    <w:p w14:paraId="21AC674C" w14:textId="77777777" w:rsidR="007A18DC" w:rsidRDefault="007A18DC" w:rsidP="007A18DC">
      <w:pPr>
        <w:pStyle w:val="CommentText"/>
      </w:pPr>
      <w:r>
        <w:rPr>
          <w:rStyle w:val="CommentReference"/>
        </w:rPr>
        <w:annotationRef/>
      </w:r>
      <w:r>
        <w:t>Explain what you mean here</w:t>
      </w:r>
    </w:p>
  </w:comment>
  <w:comment w:id="82" w:author="Andre" w:date="2025-11-23T03:40:00Z" w:initials="A">
    <w:p w14:paraId="4EC378EF" w14:textId="77777777" w:rsidR="007A18DC" w:rsidRDefault="007A18DC" w:rsidP="007A18DC">
      <w:pPr>
        <w:pStyle w:val="CommentText"/>
      </w:pPr>
      <w:r>
        <w:rPr>
          <w:rStyle w:val="CommentReference"/>
        </w:rPr>
        <w:annotationRef/>
      </w:r>
      <w:r>
        <w:t>I hope you run a counter factual based on the fitted models.</w:t>
      </w:r>
    </w:p>
  </w:comment>
  <w:comment w:id="89" w:author="Andre" w:date="2025-11-23T03:41:00Z" w:initials="A">
    <w:p w14:paraId="6CC93942" w14:textId="77777777" w:rsidR="007A18DC" w:rsidRDefault="007A18DC" w:rsidP="007A18DC">
      <w:pPr>
        <w:pStyle w:val="CommentText"/>
      </w:pPr>
      <w:r>
        <w:rPr>
          <w:rStyle w:val="CommentReference"/>
        </w:rPr>
        <w:annotationRef/>
      </w:r>
      <w:r>
        <w:t>So no impact on density-dependence?</w:t>
      </w:r>
    </w:p>
  </w:comment>
  <w:comment w:id="90" w:author="Andre" w:date="2025-11-23T03:41:00Z" w:initials="A">
    <w:p w14:paraId="69033424" w14:textId="77777777" w:rsidR="007A18DC" w:rsidRDefault="007A18DC" w:rsidP="007A18DC">
      <w:pPr>
        <w:pStyle w:val="CommentText"/>
      </w:pPr>
      <w:r>
        <w:rPr>
          <w:rStyle w:val="CommentReference"/>
        </w:rPr>
        <w:annotationRef/>
      </w:r>
      <w:r>
        <w:t>First use of this term</w:t>
      </w:r>
    </w:p>
  </w:comment>
  <w:comment w:id="94" w:author="Andre" w:date="2025-11-23T03:43:00Z" w:initials="A">
    <w:p w14:paraId="787ACE2F" w14:textId="77777777" w:rsidR="00863708" w:rsidRDefault="00863708" w:rsidP="00863708">
      <w:pPr>
        <w:pStyle w:val="CommentText"/>
      </w:pPr>
      <w:r>
        <w:rPr>
          <w:rStyle w:val="CommentReference"/>
        </w:rPr>
        <w:annotationRef/>
      </w:r>
      <w:r>
        <w:t>I would like to see (a) this expanded and (b) some analysis conduct to show some sense of how long this takes to achieve results</w:t>
      </w:r>
    </w:p>
  </w:comment>
  <w:comment w:id="97" w:author="Andre" w:date="2025-11-23T03:44:00Z" w:initials="A">
    <w:p w14:paraId="28834EBF" w14:textId="77777777" w:rsidR="00863708" w:rsidRDefault="00863708" w:rsidP="00863708">
      <w:pPr>
        <w:pStyle w:val="CommentText"/>
      </w:pPr>
      <w:r>
        <w:rPr>
          <w:rStyle w:val="CommentReference"/>
        </w:rPr>
        <w:annotationRef/>
      </w:r>
      <w:r>
        <w:t>You go towards what I am after and then don’t follow uip</w:t>
      </w:r>
    </w:p>
  </w:comment>
  <w:comment w:id="101" w:author="Andre" w:date="2025-11-23T03:46:00Z" w:initials="A">
    <w:p w14:paraId="77ACDD82" w14:textId="77777777" w:rsidR="00863708" w:rsidRDefault="00863708" w:rsidP="00863708">
      <w:pPr>
        <w:pStyle w:val="CommentText"/>
      </w:pPr>
      <w:r>
        <w:rPr>
          <w:rStyle w:val="CommentReference"/>
        </w:rPr>
        <w:annotationRef/>
      </w:r>
      <w:r>
        <w:t>In what sense and too whom</w:t>
      </w:r>
    </w:p>
  </w:comment>
  <w:comment w:id="102" w:author="Andre" w:date="2025-11-23T03:46:00Z" w:initials="A">
    <w:p w14:paraId="43BF13FF" w14:textId="77777777" w:rsidR="00863708" w:rsidRDefault="00863708" w:rsidP="00863708">
      <w:pPr>
        <w:pStyle w:val="CommentText"/>
      </w:pPr>
      <w:r>
        <w:rPr>
          <w:rStyle w:val="CommentReference"/>
        </w:rPr>
        <w:annotationRef/>
      </w:r>
      <w:r>
        <w:t>And so?</w:t>
      </w:r>
    </w:p>
  </w:comment>
  <w:comment w:id="104" w:author="Andre" w:date="2025-11-23T03:48:00Z" w:initials="A">
    <w:p w14:paraId="294A095A" w14:textId="77777777" w:rsidR="00863708" w:rsidRDefault="00863708" w:rsidP="00863708">
      <w:pPr>
        <w:pStyle w:val="CommentText"/>
      </w:pPr>
      <w:r>
        <w:rPr>
          <w:rStyle w:val="CommentReference"/>
        </w:rPr>
        <w:annotationRef/>
      </w:r>
      <w:r>
        <w:t>Do these include imm and mat animals</w:t>
      </w:r>
    </w:p>
  </w:comment>
  <w:comment w:id="106" w:author="Andre" w:date="2025-11-23T03:49:00Z" w:initials="A">
    <w:p w14:paraId="3245557C" w14:textId="77777777" w:rsidR="00863708" w:rsidRDefault="00863708" w:rsidP="00863708">
      <w:pPr>
        <w:pStyle w:val="CommentText"/>
      </w:pPr>
      <w:r>
        <w:rPr>
          <w:rStyle w:val="CommentReference"/>
        </w:rPr>
        <w:annotationRef/>
      </w:r>
      <w:r>
        <w:t>I don’t see them</w:t>
      </w:r>
    </w:p>
  </w:comment>
  <w:comment w:id="107" w:author="Andre" w:date="2025-11-23T03:49:00Z" w:initials="A">
    <w:p w14:paraId="28E253DE" w14:textId="77777777" w:rsidR="00863708" w:rsidRDefault="00863708" w:rsidP="00863708">
      <w:pPr>
        <w:pStyle w:val="CommentText"/>
      </w:pPr>
      <w:r>
        <w:rPr>
          <w:rStyle w:val="CommentReference"/>
        </w:rPr>
        <w:annotationRef/>
      </w:r>
      <w:r>
        <w:t>What are the colors?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9DA26F" w15:done="0"/>
  <w15:commentEx w15:paraId="4041E4EA" w15:done="0"/>
  <w15:commentEx w15:paraId="1EE6759A" w15:done="0"/>
  <w15:commentEx w15:paraId="7879FB9C" w15:done="0"/>
  <w15:commentEx w15:paraId="21AC674C" w15:done="0"/>
  <w15:commentEx w15:paraId="4EC378EF" w15:done="0"/>
  <w15:commentEx w15:paraId="6CC93942" w15:done="0"/>
  <w15:commentEx w15:paraId="69033424" w15:done="0"/>
  <w15:commentEx w15:paraId="787ACE2F" w15:done="0"/>
  <w15:commentEx w15:paraId="28834EBF" w15:done="0"/>
  <w15:commentEx w15:paraId="77ACDD82" w15:done="0"/>
  <w15:commentEx w15:paraId="43BF13FF" w15:done="0"/>
  <w15:commentEx w15:paraId="294A095A" w15:done="0"/>
  <w15:commentEx w15:paraId="3245557C" w15:done="0"/>
  <w15:commentEx w15:paraId="28E25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23612" w16cex:dateUtc="2025-11-23T11:29:00Z"/>
  <w16cex:commentExtensible w16cex:durableId="43C48648" w16cex:dateUtc="2025-11-23T11:30:00Z"/>
  <w16cex:commentExtensible w16cex:durableId="6D15A659" w16cex:dateUtc="2025-11-23T11:30:00Z"/>
  <w16cex:commentExtensible w16cex:durableId="046B6354" w16cex:dateUtc="2025-11-23T11:31:00Z"/>
  <w16cex:commentExtensible w16cex:durableId="39306095" w16cex:dateUtc="2025-11-23T11:39:00Z"/>
  <w16cex:commentExtensible w16cex:durableId="2FCD880F" w16cex:dateUtc="2025-11-23T11:40:00Z"/>
  <w16cex:commentExtensible w16cex:durableId="6B4F4D82" w16cex:dateUtc="2025-11-23T11:41:00Z"/>
  <w16cex:commentExtensible w16cex:durableId="47A36415" w16cex:dateUtc="2025-11-23T11:41:00Z"/>
  <w16cex:commentExtensible w16cex:durableId="4A571E71" w16cex:dateUtc="2025-11-23T11:43:00Z"/>
  <w16cex:commentExtensible w16cex:durableId="6A46141E" w16cex:dateUtc="2025-11-23T11:44:00Z"/>
  <w16cex:commentExtensible w16cex:durableId="60D58428" w16cex:dateUtc="2025-11-23T11:46:00Z"/>
  <w16cex:commentExtensible w16cex:durableId="714803C2" w16cex:dateUtc="2025-11-23T11:46:00Z"/>
  <w16cex:commentExtensible w16cex:durableId="15519FAA" w16cex:dateUtc="2025-11-23T11:48:00Z"/>
  <w16cex:commentExtensible w16cex:durableId="037FD145" w16cex:dateUtc="2025-11-23T11:49:00Z"/>
  <w16cex:commentExtensible w16cex:durableId="477C09B0" w16cex:dateUtc="2025-11-2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9DA26F" w16cid:durableId="04223612"/>
  <w16cid:commentId w16cid:paraId="4041E4EA" w16cid:durableId="43C48648"/>
  <w16cid:commentId w16cid:paraId="1EE6759A" w16cid:durableId="6D15A659"/>
  <w16cid:commentId w16cid:paraId="7879FB9C" w16cid:durableId="046B6354"/>
  <w16cid:commentId w16cid:paraId="21AC674C" w16cid:durableId="39306095"/>
  <w16cid:commentId w16cid:paraId="4EC378EF" w16cid:durableId="2FCD880F"/>
  <w16cid:commentId w16cid:paraId="6CC93942" w16cid:durableId="6B4F4D82"/>
  <w16cid:commentId w16cid:paraId="69033424" w16cid:durableId="47A36415"/>
  <w16cid:commentId w16cid:paraId="787ACE2F" w16cid:durableId="4A571E71"/>
  <w16cid:commentId w16cid:paraId="28834EBF" w16cid:durableId="6A46141E"/>
  <w16cid:commentId w16cid:paraId="77ACDD82" w16cid:durableId="60D58428"/>
  <w16cid:commentId w16cid:paraId="43BF13FF" w16cid:durableId="714803C2"/>
  <w16cid:commentId w16cid:paraId="294A095A" w16cid:durableId="15519FAA"/>
  <w16cid:commentId w16cid:paraId="3245557C" w16cid:durableId="037FD145"/>
  <w16cid:commentId w16cid:paraId="28E253DE" w16cid:durableId="477C09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511474">
    <w:abstractNumId w:val="5"/>
  </w:num>
  <w:num w:numId="2" w16cid:durableId="1714769897">
    <w:abstractNumId w:val="8"/>
  </w:num>
  <w:num w:numId="3" w16cid:durableId="1870096044">
    <w:abstractNumId w:val="7"/>
  </w:num>
  <w:num w:numId="4" w16cid:durableId="991568237">
    <w:abstractNumId w:val="0"/>
  </w:num>
  <w:num w:numId="5" w16cid:durableId="1067607526">
    <w:abstractNumId w:val="4"/>
  </w:num>
  <w:num w:numId="6" w16cid:durableId="1229608703">
    <w:abstractNumId w:val="6"/>
  </w:num>
  <w:num w:numId="7" w16cid:durableId="846210821">
    <w:abstractNumId w:val="2"/>
  </w:num>
  <w:num w:numId="8" w16cid:durableId="1103185241">
    <w:abstractNumId w:val="3"/>
  </w:num>
  <w:num w:numId="9" w16cid:durableId="5691922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61E57"/>
    <w:rsid w:val="00264F29"/>
    <w:rsid w:val="00280EF1"/>
    <w:rsid w:val="00282EF0"/>
    <w:rsid w:val="00286830"/>
    <w:rsid w:val="00287405"/>
    <w:rsid w:val="0029036E"/>
    <w:rsid w:val="00292568"/>
    <w:rsid w:val="002A2194"/>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18DC"/>
    <w:rsid w:val="007A781E"/>
    <w:rsid w:val="007A7E98"/>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63708"/>
    <w:rsid w:val="00875048"/>
    <w:rsid w:val="008859B5"/>
    <w:rsid w:val="00886DB1"/>
    <w:rsid w:val="00892B03"/>
    <w:rsid w:val="008B335E"/>
    <w:rsid w:val="008B4D1D"/>
    <w:rsid w:val="008B50FD"/>
    <w:rsid w:val="008C17FB"/>
    <w:rsid w:val="008E04E4"/>
    <w:rsid w:val="008E2A03"/>
    <w:rsid w:val="008E5120"/>
    <w:rsid w:val="008F6224"/>
    <w:rsid w:val="00905326"/>
    <w:rsid w:val="00907B95"/>
    <w:rsid w:val="00910D7F"/>
    <w:rsid w:val="009418D7"/>
    <w:rsid w:val="0095444E"/>
    <w:rsid w:val="00957639"/>
    <w:rsid w:val="00960726"/>
    <w:rsid w:val="00971016"/>
    <w:rsid w:val="00975AF8"/>
    <w:rsid w:val="00980F35"/>
    <w:rsid w:val="00985358"/>
    <w:rsid w:val="00992A03"/>
    <w:rsid w:val="00995A7F"/>
    <w:rsid w:val="009A18B6"/>
    <w:rsid w:val="009B2B9C"/>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B7FEB"/>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B3D96"/>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E20D1"/>
    <w:rsid w:val="00DE3BCD"/>
    <w:rsid w:val="00DE49E3"/>
    <w:rsid w:val="00DE6A4F"/>
    <w:rsid w:val="00DF066A"/>
    <w:rsid w:val="00DF0EC3"/>
    <w:rsid w:val="00DF41B4"/>
    <w:rsid w:val="00DF6ACA"/>
    <w:rsid w:val="00E022A2"/>
    <w:rsid w:val="00E117B8"/>
    <w:rsid w:val="00E21B4E"/>
    <w:rsid w:val="00E24B56"/>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F0842"/>
    <w:rsid w:val="00F07A57"/>
    <w:rsid w:val="00F206F3"/>
    <w:rsid w:val="00F2338F"/>
    <w:rsid w:val="00F24A6D"/>
    <w:rsid w:val="00F40EF1"/>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 w:type="paragraph" w:styleId="Revision">
    <w:name w:val="Revision"/>
    <w:hidden/>
    <w:uiPriority w:val="99"/>
    <w:semiHidden/>
    <w:rsid w:val="009710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1DCAD-54D4-498C-97E5-B9CCC95C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3714</Words>
  <Characters>21176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Andre</cp:lastModifiedBy>
  <cp:revision>2</cp:revision>
  <dcterms:created xsi:type="dcterms:W3CDTF">2025-11-23T11:52:00Z</dcterms:created>
  <dcterms:modified xsi:type="dcterms:W3CDTF">2025-11-23T11:52:00Z</dcterms:modified>
</cp:coreProperties>
</file>